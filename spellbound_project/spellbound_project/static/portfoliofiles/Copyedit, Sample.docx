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9A5CB" w14:textId="77777777" w:rsidR="001B1AE5" w:rsidRDefault="00E6710A" w:rsidP="00607271">
      <w:pPr>
        <w:pStyle w:val="Title"/>
      </w:pPr>
      <w:r>
        <w:t>Statement of Purpose</w:t>
      </w:r>
    </w:p>
    <w:p w14:paraId="482B7F8E" w14:textId="66D671EE" w:rsidR="001418C3" w:rsidRDefault="00E26000" w:rsidP="001418C3">
      <w:pPr>
        <w:rPr>
          <w:lang w:val="en-CA"/>
        </w:rPr>
      </w:pPr>
      <w:r>
        <w:t>People are always predicting the extinction of something: practices, traditions, occupations, cultures</w:t>
      </w:r>
      <w:ins w:id="0" w:author="G Zurawell" w:date="2026-06-09T17:27:00Z" w16du:dateUtc="2026-06-09T23:27:00Z">
        <w:r w:rsidR="00EE3701">
          <w:t>,</w:t>
        </w:r>
      </w:ins>
      <w:r>
        <w:t xml:space="preserve"> and religions. The collection of knowledge is unending</w:t>
      </w:r>
      <w:ins w:id="1" w:author="G Zurawell" w:date="2026-06-09T17:30:00Z" w16du:dateUtc="2026-06-09T23:30:00Z">
        <w:r w:rsidR="003E7680">
          <w:t>;</w:t>
        </w:r>
      </w:ins>
      <w:del w:id="2" w:author="G Zurawell" w:date="2026-06-09T17:30:00Z" w16du:dateUtc="2026-06-09T23:30:00Z">
        <w:r w:rsidDel="003E7680">
          <w:delText>,</w:delText>
        </w:r>
      </w:del>
      <w:r>
        <w:t xml:space="preserve"> </w:t>
      </w:r>
      <w:commentRangeStart w:id="3"/>
      <w:r>
        <w:t>the stewardship of it is a constant</w:t>
      </w:r>
      <w:commentRangeEnd w:id="3"/>
      <w:r w:rsidR="003E7680">
        <w:rPr>
          <w:rStyle w:val="CommentReference"/>
          <w:sz w:val="24"/>
          <w:szCs w:val="24"/>
        </w:rPr>
        <w:commentReference w:id="3"/>
      </w:r>
      <w:r>
        <w:t xml:space="preserve">. </w:t>
      </w:r>
      <w:r w:rsidR="008E55FD">
        <w:t xml:space="preserve">When I changed my major from </w:t>
      </w:r>
      <w:r w:rsidR="008E55FD" w:rsidRPr="008E55FD">
        <w:rPr>
          <w:lang w:val="en-CA"/>
        </w:rPr>
        <w:t xml:space="preserve">Éducation Élémentaire </w:t>
      </w:r>
      <w:r w:rsidR="008E55FD">
        <w:rPr>
          <w:lang w:val="en-CA"/>
        </w:rPr>
        <w:t xml:space="preserve">to Classics (with several </w:t>
      </w:r>
      <w:commentRangeStart w:id="4"/>
      <w:r w:rsidR="008E55FD">
        <w:rPr>
          <w:lang w:val="en-CA"/>
        </w:rPr>
        <w:t>side</w:t>
      </w:r>
      <w:ins w:id="5" w:author="G Zurawell" w:date="2026-06-09T17:32:00Z" w16du:dateUtc="2026-06-09T23:32:00Z">
        <w:r w:rsidR="003B2648">
          <w:rPr>
            <w:lang w:val="en-CA"/>
          </w:rPr>
          <w:t xml:space="preserve"> </w:t>
        </w:r>
      </w:ins>
      <w:r w:rsidR="008E55FD">
        <w:rPr>
          <w:lang w:val="en-CA"/>
        </w:rPr>
        <w:t xml:space="preserve">quests </w:t>
      </w:r>
      <w:commentRangeEnd w:id="4"/>
      <w:r w:rsidR="0067660F">
        <w:rPr>
          <w:rStyle w:val="CommentReference"/>
          <w:sz w:val="24"/>
          <w:szCs w:val="24"/>
          <w:lang w:val="en-CA"/>
        </w:rPr>
        <w:commentReference w:id="4"/>
      </w:r>
      <w:r w:rsidR="008E55FD">
        <w:rPr>
          <w:lang w:val="en-CA"/>
        </w:rPr>
        <w:t>in between)</w:t>
      </w:r>
      <w:ins w:id="6" w:author="G Zurawell" w:date="2026-06-09T17:35:00Z" w16du:dateUtc="2026-06-09T23:35:00Z">
        <w:r w:rsidR="00104A28">
          <w:rPr>
            <w:lang w:val="en-CA"/>
          </w:rPr>
          <w:t>,</w:t>
        </w:r>
      </w:ins>
      <w:r w:rsidR="008E55FD">
        <w:rPr>
          <w:lang w:val="en-CA"/>
        </w:rPr>
        <w:t xml:space="preserve"> it was because I realized I’d better study a subject that inspired my curiosity. Through Classics</w:t>
      </w:r>
      <w:commentRangeStart w:id="7"/>
      <w:del w:id="8" w:author="G Zurawell" w:date="2026-06-09T17:36:00Z" w16du:dateUtc="2026-06-09T23:36:00Z">
        <w:r w:rsidR="008E55FD" w:rsidDel="00104A28">
          <w:rPr>
            <w:lang w:val="en-CA"/>
          </w:rPr>
          <w:delText>,</w:delText>
        </w:r>
      </w:del>
      <w:commentRangeEnd w:id="7"/>
      <w:r w:rsidR="0054081C">
        <w:rPr>
          <w:rStyle w:val="CommentReference"/>
          <w:sz w:val="24"/>
          <w:szCs w:val="24"/>
          <w:lang w:val="en-CA"/>
        </w:rPr>
        <w:commentReference w:id="7"/>
      </w:r>
      <w:r w:rsidR="008E55FD">
        <w:rPr>
          <w:lang w:val="en-CA"/>
        </w:rPr>
        <w:t xml:space="preserve"> I was exposed to art, history, literature, archaeology, ethics, and politics. </w:t>
      </w:r>
      <w:r w:rsidR="00C71EDB">
        <w:rPr>
          <w:lang w:val="en-CA"/>
        </w:rPr>
        <w:t>I collected books on my varied interests</w:t>
      </w:r>
      <w:commentRangeStart w:id="9"/>
      <w:ins w:id="10" w:author="G Zurawell" w:date="2026-06-09T17:38:00Z" w16du:dateUtc="2026-06-09T23:38:00Z">
        <w:r w:rsidR="0054081C">
          <w:rPr>
            <w:lang w:val="en-CA"/>
          </w:rPr>
          <w:t>,</w:t>
        </w:r>
      </w:ins>
      <w:commentRangeEnd w:id="9"/>
      <w:r w:rsidR="00A558A1">
        <w:rPr>
          <w:rStyle w:val="CommentReference"/>
          <w:sz w:val="24"/>
          <w:szCs w:val="24"/>
          <w:lang w:val="en-CA"/>
        </w:rPr>
        <w:commentReference w:id="9"/>
      </w:r>
      <w:r w:rsidR="00C71EDB">
        <w:rPr>
          <w:lang w:val="en-CA"/>
        </w:rPr>
        <w:t xml:space="preserve"> and reading helped me to focus them. As a natural book dragon, it was suggested I ought to investigate libraries themselves. They’re constantly undergoing an “existential crisis of relevance</w:t>
      </w:r>
      <w:commentRangeStart w:id="11"/>
      <w:ins w:id="12" w:author="G Zurawell" w:date="2026-06-09T17:38:00Z" w16du:dateUtc="2026-06-09T23:38:00Z">
        <w:r w:rsidR="0024577D">
          <w:rPr>
            <w:lang w:val="en-CA"/>
          </w:rPr>
          <w:t>,</w:t>
        </w:r>
      </w:ins>
      <w:commentRangeEnd w:id="11"/>
      <w:r w:rsidR="00751EA5">
        <w:rPr>
          <w:rStyle w:val="CommentReference"/>
          <w:sz w:val="24"/>
          <w:szCs w:val="24"/>
          <w:lang w:val="en-CA"/>
        </w:rPr>
        <w:commentReference w:id="11"/>
      </w:r>
      <w:r w:rsidR="00C71EDB">
        <w:rPr>
          <w:lang w:val="en-CA"/>
        </w:rPr>
        <w:t>”</w:t>
      </w:r>
      <w:del w:id="13" w:author="G Zurawell" w:date="2026-06-09T17:38:00Z" w16du:dateUtc="2026-06-09T23:38:00Z">
        <w:r w:rsidR="00C71EDB" w:rsidDel="0024577D">
          <w:rPr>
            <w:lang w:val="en-CA"/>
          </w:rPr>
          <w:delText>,</w:delText>
        </w:r>
      </w:del>
      <w:r w:rsidR="00C71EDB">
        <w:rPr>
          <w:lang w:val="en-CA"/>
        </w:rPr>
        <w:t xml:space="preserve"> and who can blame them.</w:t>
      </w:r>
      <w:r w:rsidR="00C71EDB">
        <w:rPr>
          <w:rStyle w:val="FootnoteReference"/>
          <w:lang w:val="en-CA"/>
        </w:rPr>
        <w:footnoteReference w:id="1"/>
      </w:r>
      <w:r w:rsidR="00C71EDB">
        <w:rPr>
          <w:lang w:val="en-CA"/>
        </w:rPr>
        <w:t xml:space="preserve"> They’ve </w:t>
      </w:r>
      <w:r w:rsidR="00B83F90">
        <w:rPr>
          <w:lang w:val="en-CA"/>
        </w:rPr>
        <w:t>experienced</w:t>
      </w:r>
      <w:r w:rsidR="00C71EDB">
        <w:rPr>
          <w:lang w:val="en-CA"/>
        </w:rPr>
        <w:t xml:space="preserve"> some kind of transformation in every aspect: from the role of the patron to location and accessibility, to the</w:t>
      </w:r>
      <w:del w:id="14" w:author="G Zurawell" w:date="2026-06-09T17:41:00Z" w16du:dateUtc="2026-06-09T23:41:00Z">
        <w:r w:rsidR="00426793" w:rsidDel="008B3583">
          <w:rPr>
            <w:lang w:val="en-CA"/>
          </w:rPr>
          <w:delText>ir</w:delText>
        </w:r>
      </w:del>
      <w:r w:rsidR="00C71EDB">
        <w:rPr>
          <w:lang w:val="en-CA"/>
        </w:rPr>
        <w:t xml:space="preserve"> purposes and priorities they emphasize. They’ve gone from storing tablets to </w:t>
      </w:r>
      <w:r w:rsidR="006A2440">
        <w:rPr>
          <w:lang w:val="en-CA"/>
        </w:rPr>
        <w:t>cod</w:t>
      </w:r>
      <w:ins w:id="15" w:author="G Zurawell" w:date="2026-06-09T17:41:00Z" w16du:dateUtc="2026-06-09T23:41:00Z">
        <w:r w:rsidR="008B3583">
          <w:rPr>
            <w:lang w:val="en-CA"/>
          </w:rPr>
          <w:t>ices</w:t>
        </w:r>
      </w:ins>
      <w:del w:id="16" w:author="G Zurawell" w:date="2026-06-09T17:41:00Z" w16du:dateUtc="2026-06-09T23:41:00Z">
        <w:r w:rsidR="00D45A1E" w:rsidDel="008B3583">
          <w:rPr>
            <w:lang w:val="en-CA"/>
          </w:rPr>
          <w:delText>ex</w:delText>
        </w:r>
        <w:r w:rsidR="006A2440" w:rsidDel="008B3583">
          <w:rPr>
            <w:lang w:val="en-CA"/>
          </w:rPr>
          <w:delText>es</w:delText>
        </w:r>
      </w:del>
      <w:r w:rsidR="00C71EDB">
        <w:rPr>
          <w:lang w:val="en-CA"/>
        </w:rPr>
        <w:t>, while the building itself transitioned from monumental adornment to</w:t>
      </w:r>
      <w:del w:id="17" w:author="G Zurawell" w:date="2026-06-09T17:41:00Z" w16du:dateUtc="2026-06-09T23:41:00Z">
        <w:r w:rsidR="00C71EDB" w:rsidDel="00D40F52">
          <w:rPr>
            <w:lang w:val="en-CA"/>
          </w:rPr>
          <w:delText xml:space="preserve"> the</w:delText>
        </w:r>
      </w:del>
      <w:r w:rsidR="00C71EDB">
        <w:rPr>
          <w:lang w:val="en-CA"/>
        </w:rPr>
        <w:t xml:space="preserve"> monasteries of the Christian church, to the humble homes of bourgeoisie collectors and proper universities. </w:t>
      </w:r>
      <w:commentRangeStart w:id="18"/>
      <w:r w:rsidR="00884C95">
        <w:rPr>
          <w:lang w:val="en-CA"/>
        </w:rPr>
        <w:t xml:space="preserve">Collections went from being accessible to entourages only, </w:t>
      </w:r>
      <w:ins w:id="19" w:author="G Zurawell" w:date="2026-06-09T17:45:00Z" w16du:dateUtc="2026-06-09T23:45:00Z">
        <w:r w:rsidR="00E84CD4">
          <w:rPr>
            <w:lang w:val="en-CA"/>
          </w:rPr>
          <w:t xml:space="preserve">then </w:t>
        </w:r>
      </w:ins>
      <w:r w:rsidR="00884C95">
        <w:rPr>
          <w:lang w:val="en-CA"/>
        </w:rPr>
        <w:t>to monks and scribes,</w:t>
      </w:r>
      <w:del w:id="20" w:author="G Zurawell" w:date="2026-06-09T17:45:00Z" w16du:dateUtc="2026-06-09T23:45:00Z">
        <w:r w:rsidR="00884C95" w:rsidDel="002F4BCF">
          <w:rPr>
            <w:lang w:val="en-CA"/>
          </w:rPr>
          <w:delText xml:space="preserve"> then</w:delText>
        </w:r>
      </w:del>
      <w:r w:rsidR="00884C95">
        <w:rPr>
          <w:lang w:val="en-CA"/>
        </w:rPr>
        <w:t xml:space="preserve"> </w:t>
      </w:r>
      <w:ins w:id="21" w:author="G Zurawell" w:date="2026-06-09T17:46:00Z" w16du:dateUtc="2026-06-09T23:46:00Z">
        <w:r w:rsidR="00B557FD">
          <w:rPr>
            <w:lang w:val="en-CA"/>
          </w:rPr>
          <w:t xml:space="preserve">to </w:t>
        </w:r>
      </w:ins>
      <w:r w:rsidR="00884C95">
        <w:rPr>
          <w:lang w:val="en-CA"/>
        </w:rPr>
        <w:t>the self-initiated common readers, and scholars.</w:t>
      </w:r>
      <w:r w:rsidR="003154CC">
        <w:rPr>
          <w:lang w:val="en-CA"/>
        </w:rPr>
        <w:t xml:space="preserve"> </w:t>
      </w:r>
      <w:commentRangeEnd w:id="18"/>
      <w:r w:rsidR="00FA2071">
        <w:rPr>
          <w:rStyle w:val="CommentReference"/>
          <w:sz w:val="24"/>
          <w:szCs w:val="24"/>
          <w:lang w:val="en-CA"/>
        </w:rPr>
        <w:commentReference w:id="18"/>
      </w:r>
      <w:r w:rsidR="003154CC">
        <w:rPr>
          <w:lang w:val="en-CA"/>
        </w:rPr>
        <w:t>This evolution came with the professionalization of librarianship. They might’ve been expected to act as censors and guardians of morality, but in many places</w:t>
      </w:r>
      <w:commentRangeStart w:id="22"/>
      <w:r w:rsidR="003154CC">
        <w:rPr>
          <w:lang w:val="en-CA"/>
        </w:rPr>
        <w:t>,</w:t>
      </w:r>
      <w:commentRangeEnd w:id="22"/>
      <w:r w:rsidR="00386903">
        <w:rPr>
          <w:rStyle w:val="CommentReference"/>
          <w:sz w:val="24"/>
          <w:szCs w:val="24"/>
          <w:lang w:val="en-CA"/>
        </w:rPr>
        <w:commentReference w:id="22"/>
      </w:r>
      <w:r w:rsidR="003154CC">
        <w:rPr>
          <w:lang w:val="en-CA"/>
        </w:rPr>
        <w:t xml:space="preserve"> leaned towards acting as providers of knowledge and less the keepers of it.</w:t>
      </w:r>
    </w:p>
    <w:p w14:paraId="5D6E2879" w14:textId="444B4421" w:rsidR="003154CC" w:rsidRDefault="00F81F5E" w:rsidP="001418C3">
      <w:pPr>
        <w:rPr>
          <w:lang w:val="en-CA"/>
        </w:rPr>
      </w:pPr>
      <w:r>
        <w:rPr>
          <w:lang w:val="en-CA"/>
        </w:rPr>
        <w:t>Libraries</w:t>
      </w:r>
      <w:r w:rsidR="00F107D7">
        <w:rPr>
          <w:lang w:val="en-CA"/>
        </w:rPr>
        <w:t xml:space="preserve"> ha</w:t>
      </w:r>
      <w:r>
        <w:rPr>
          <w:lang w:val="en-CA"/>
        </w:rPr>
        <w:t>ve</w:t>
      </w:r>
      <w:r w:rsidR="00F107D7">
        <w:rPr>
          <w:lang w:val="en-CA"/>
        </w:rPr>
        <w:t xml:space="preserve"> long since been marked as a political space due to their role in cultural programs.</w:t>
      </w:r>
      <w:r w:rsidR="00F107D7">
        <w:rPr>
          <w:rStyle w:val="FootnoteReference"/>
          <w:lang w:val="en-CA"/>
        </w:rPr>
        <w:footnoteReference w:id="2"/>
      </w:r>
      <w:r w:rsidR="00F107D7">
        <w:rPr>
          <w:lang w:val="en-CA"/>
        </w:rPr>
        <w:t xml:space="preserve"> </w:t>
      </w:r>
      <w:r w:rsidR="001470A9">
        <w:rPr>
          <w:lang w:val="en-CA"/>
        </w:rPr>
        <w:t xml:space="preserve">I’m grateful to live in a time and place where I’m not denied access to books of my choosing, though I’m no court official, clergyman, or physician. While there are still texts out of </w:t>
      </w:r>
      <w:r w:rsidR="001470A9">
        <w:rPr>
          <w:lang w:val="en-CA"/>
        </w:rPr>
        <w:lastRenderedPageBreak/>
        <w:t>my reach, for the most part, no authority</w:t>
      </w:r>
      <w:r w:rsidR="00121EA0">
        <w:rPr>
          <w:lang w:val="en-CA"/>
        </w:rPr>
        <w:t xml:space="preserve"> </w:t>
      </w:r>
      <w:r w:rsidR="001470A9">
        <w:rPr>
          <w:lang w:val="en-CA"/>
        </w:rPr>
        <w:t>withhold</w:t>
      </w:r>
      <w:r w:rsidR="00121EA0">
        <w:rPr>
          <w:lang w:val="en-CA"/>
        </w:rPr>
        <w:t>s</w:t>
      </w:r>
      <w:r w:rsidR="001470A9">
        <w:rPr>
          <w:lang w:val="en-CA"/>
        </w:rPr>
        <w:t xml:space="preserve"> me from my chosen areas of study. </w:t>
      </w:r>
      <w:r w:rsidR="000A447B">
        <w:rPr>
          <w:lang w:val="en-CA"/>
        </w:rPr>
        <w:t xml:space="preserve">The power hoarded by elite patrons of ancient libraries shifts towards the common patron. </w:t>
      </w:r>
      <w:commentRangeStart w:id="23"/>
      <w:r w:rsidR="000A447B">
        <w:rPr>
          <w:lang w:val="en-CA"/>
        </w:rPr>
        <w:t>Now</w:t>
      </w:r>
      <w:commentRangeEnd w:id="23"/>
      <w:r w:rsidR="00360C88">
        <w:rPr>
          <w:rStyle w:val="CommentReference"/>
          <w:sz w:val="24"/>
          <w:szCs w:val="24"/>
          <w:lang w:val="en-CA"/>
        </w:rPr>
        <w:commentReference w:id="23"/>
      </w:r>
      <w:del w:id="24" w:author="G Zurawell" w:date="2026-06-10T12:22:00Z" w16du:dateUtc="2026-06-10T18:22:00Z">
        <w:r w:rsidR="000A447B" w:rsidDel="00530CF7">
          <w:rPr>
            <w:lang w:val="en-CA"/>
          </w:rPr>
          <w:delText>,</w:delText>
        </w:r>
      </w:del>
      <w:r w:rsidR="000A447B">
        <w:rPr>
          <w:lang w:val="en-CA"/>
        </w:rPr>
        <w:t xml:space="preserve"> every guest is a ‘patron</w:t>
      </w:r>
      <w:ins w:id="25" w:author="G Zurawell" w:date="2026-06-10T12:24:00Z" w16du:dateUtc="2026-06-10T18:24:00Z">
        <w:r w:rsidR="00BB6E82">
          <w:rPr>
            <w:lang w:val="en-CA"/>
          </w:rPr>
          <w:t>,</w:t>
        </w:r>
      </w:ins>
      <w:r w:rsidR="000A447B">
        <w:rPr>
          <w:lang w:val="en-CA"/>
        </w:rPr>
        <w:t>’</w:t>
      </w:r>
      <w:del w:id="26" w:author="G Zurawell" w:date="2026-06-10T12:24:00Z" w16du:dateUtc="2026-06-10T18:24:00Z">
        <w:r w:rsidR="000A447B" w:rsidDel="00BB6E82">
          <w:rPr>
            <w:lang w:val="en-CA"/>
          </w:rPr>
          <w:delText>,</w:delText>
        </w:r>
      </w:del>
      <w:r w:rsidR="000A447B">
        <w:rPr>
          <w:lang w:val="en-CA"/>
        </w:rPr>
        <w:t xml:space="preserve"> a marked difference from th</w:t>
      </w:r>
      <w:r w:rsidR="00CB6907">
        <w:rPr>
          <w:lang w:val="en-CA"/>
        </w:rPr>
        <w:t>ose</w:t>
      </w:r>
      <w:r w:rsidR="000A447B">
        <w:rPr>
          <w:lang w:val="en-CA"/>
        </w:rPr>
        <w:t xml:space="preserve"> whose private patronage was meant to be adored </w:t>
      </w:r>
      <w:r w:rsidR="0093433B">
        <w:rPr>
          <w:lang w:val="en-CA"/>
        </w:rPr>
        <w:t>b</w:t>
      </w:r>
      <w:r w:rsidR="000A447B">
        <w:rPr>
          <w:lang w:val="en-CA"/>
        </w:rPr>
        <w:t xml:space="preserve">y passersby but not utilized by the masses. </w:t>
      </w:r>
      <w:r w:rsidR="006F71A3">
        <w:rPr>
          <w:lang w:val="en-CA"/>
        </w:rPr>
        <w:t>The proverbial crisis persists from Alexandria to today, but some things stay the same</w:t>
      </w:r>
      <w:ins w:id="27" w:author="G Zurawell" w:date="2026-06-10T12:25:00Z" w16du:dateUtc="2026-06-10T18:25:00Z">
        <w:r w:rsidR="003D1007">
          <w:rPr>
            <w:lang w:val="en-CA"/>
          </w:rPr>
          <w:t>:</w:t>
        </w:r>
      </w:ins>
      <w:r w:rsidR="006F71A3">
        <w:rPr>
          <w:lang w:val="en-CA"/>
        </w:rPr>
        <w:t xml:space="preserve"> </w:t>
      </w:r>
      <w:del w:id="28" w:author="G Zurawell" w:date="2026-06-10T12:25:00Z" w16du:dateUtc="2026-06-10T18:25:00Z">
        <w:r w:rsidR="006F71A3" w:rsidDel="003D1007">
          <w:rPr>
            <w:lang w:val="en-CA"/>
          </w:rPr>
          <w:delText>– n</w:delText>
        </w:r>
      </w:del>
      <w:ins w:id="29" w:author="G Zurawell" w:date="2026-06-10T12:25:00Z" w16du:dateUtc="2026-06-10T18:25:00Z">
        <w:r w:rsidR="003D1007">
          <w:rPr>
            <w:lang w:val="en-CA"/>
          </w:rPr>
          <w:t>N</w:t>
        </w:r>
      </w:ins>
      <w:r w:rsidR="006F71A3">
        <w:rPr>
          <w:lang w:val="en-CA"/>
        </w:rPr>
        <w:t>o one cares about a collection as much as the curator, and in most cases “emotional value” cannot be inherited.</w:t>
      </w:r>
      <w:r w:rsidR="006F71A3">
        <w:rPr>
          <w:rStyle w:val="FootnoteReference"/>
          <w:lang w:val="en-CA"/>
        </w:rPr>
        <w:footnoteReference w:id="3"/>
      </w:r>
      <w:r w:rsidR="006F71A3">
        <w:rPr>
          <w:lang w:val="en-CA"/>
        </w:rPr>
        <w:t xml:space="preserve"> </w:t>
      </w:r>
      <w:r w:rsidR="000469E9">
        <w:rPr>
          <w:lang w:val="en-CA"/>
        </w:rPr>
        <w:t xml:space="preserve">Community involvement is the basis of the institution, and I’d love to be a conciliator between the two. </w:t>
      </w:r>
    </w:p>
    <w:p w14:paraId="6613A18A" w14:textId="05669B5A" w:rsidR="00B414B3" w:rsidRDefault="00B414B3" w:rsidP="00E6710A">
      <w:pPr>
        <w:rPr>
          <w:lang w:val="en-CA"/>
        </w:rPr>
      </w:pPr>
      <w:r>
        <w:rPr>
          <w:lang w:val="en-CA"/>
        </w:rPr>
        <w:t>European colonies used the implantation of libraries to promote their ideologies, using books as tools of indoctrination. Meanwhile, books of conquest were so feared it was thought safer to be ignorant of the ‘dangerous’ doctrines within. However, the developing network of libraries was not benefitting those who needed them most. Personal agendas could lead to public book burnings, but it wasn’t just history under attack</w:t>
      </w:r>
      <w:ins w:id="30" w:author="G Zurawell" w:date="2026-06-10T12:25:00Z" w16du:dateUtc="2026-06-10T18:25:00Z">
        <w:r w:rsidR="00FD5015">
          <w:rPr>
            <w:lang w:val="en-CA"/>
          </w:rPr>
          <w:t>.</w:t>
        </w:r>
      </w:ins>
      <w:del w:id="31" w:author="G Zurawell" w:date="2026-06-10T12:25:00Z" w16du:dateUtc="2026-06-10T18:25:00Z">
        <w:r w:rsidDel="00FD5015">
          <w:rPr>
            <w:lang w:val="en-CA"/>
          </w:rPr>
          <w:delText>,</w:delText>
        </w:r>
      </w:del>
      <w:r>
        <w:rPr>
          <w:lang w:val="en-CA"/>
        </w:rPr>
        <w:t xml:space="preserve"> </w:t>
      </w:r>
      <w:del w:id="32" w:author="G Zurawell" w:date="2026-06-10T12:26:00Z" w16du:dateUtc="2026-06-10T18:26:00Z">
        <w:r w:rsidDel="00FD5015">
          <w:rPr>
            <w:lang w:val="en-CA"/>
          </w:rPr>
          <w:delText>m</w:delText>
        </w:r>
      </w:del>
      <w:ins w:id="33" w:author="G Zurawell" w:date="2026-06-10T12:26:00Z" w16du:dateUtc="2026-06-10T18:26:00Z">
        <w:r w:rsidR="00FD5015">
          <w:rPr>
            <w:lang w:val="en-CA"/>
          </w:rPr>
          <w:t>M</w:t>
        </w:r>
      </w:ins>
      <w:r>
        <w:rPr>
          <w:lang w:val="en-CA"/>
        </w:rPr>
        <w:t>oralists would focus their ire on fiction</w:t>
      </w:r>
      <w:del w:id="34" w:author="G Zurawell" w:date="2026-06-10T12:26:00Z" w16du:dateUtc="2026-06-10T18:26:00Z">
        <w:r w:rsidDel="00760DDE">
          <w:rPr>
            <w:lang w:val="en-CA"/>
          </w:rPr>
          <w:delText>,</w:delText>
        </w:r>
      </w:del>
      <w:r>
        <w:rPr>
          <w:lang w:val="en-CA"/>
        </w:rPr>
        <w:t xml:space="preserve"> despite it being the “backbone of the printing industry</w:t>
      </w:r>
      <w:ins w:id="35" w:author="G Zurawell" w:date="2026-06-10T12:26:00Z" w16du:dateUtc="2026-06-10T18:26:00Z">
        <w:r w:rsidR="00760DDE">
          <w:rPr>
            <w:lang w:val="en-CA"/>
          </w:rPr>
          <w:t>.</w:t>
        </w:r>
      </w:ins>
      <w:r>
        <w:rPr>
          <w:lang w:val="en-CA"/>
        </w:rPr>
        <w:t>”</w:t>
      </w:r>
      <w:del w:id="36" w:author="G Zurawell" w:date="2026-06-10T12:26:00Z" w16du:dateUtc="2026-06-10T18:26:00Z">
        <w:r w:rsidDel="00760DDE">
          <w:rPr>
            <w:lang w:val="en-CA"/>
          </w:rPr>
          <w:delText>.</w:delText>
        </w:r>
      </w:del>
      <w:r>
        <w:rPr>
          <w:rStyle w:val="FootnoteReference"/>
          <w:lang w:val="en-CA"/>
        </w:rPr>
        <w:footnoteReference w:id="4"/>
      </w:r>
      <w:r>
        <w:rPr>
          <w:lang w:val="en-CA"/>
        </w:rPr>
        <w:t xml:space="preserve"> </w:t>
      </w:r>
      <w:r w:rsidR="009C1BC5">
        <w:rPr>
          <w:lang w:val="en-CA"/>
        </w:rPr>
        <w:t xml:space="preserve">In the </w:t>
      </w:r>
      <w:commentRangeStart w:id="37"/>
      <w:r w:rsidR="009C1BC5">
        <w:rPr>
          <w:lang w:val="en-CA"/>
        </w:rPr>
        <w:t>19</w:t>
      </w:r>
      <w:r w:rsidR="009C1BC5" w:rsidRPr="009C1BC5">
        <w:rPr>
          <w:vertAlign w:val="superscript"/>
          <w:lang w:val="en-CA"/>
        </w:rPr>
        <w:t>th</w:t>
      </w:r>
      <w:commentRangeEnd w:id="37"/>
      <w:r w:rsidR="00FF4D6C">
        <w:rPr>
          <w:rStyle w:val="CommentReference"/>
          <w:sz w:val="24"/>
          <w:szCs w:val="24"/>
          <w:lang w:val="en-CA"/>
        </w:rPr>
        <w:commentReference w:id="37"/>
      </w:r>
      <w:r w:rsidR="009C1BC5">
        <w:rPr>
          <w:lang w:val="en-CA"/>
        </w:rPr>
        <w:t xml:space="preserve"> century, Thomas Bodley agreed that such ‘guilty’ pleasures had no place in his library. A grand debate persisted</w:t>
      </w:r>
      <w:del w:id="38" w:author="G Zurawell" w:date="2026-06-10T12:27:00Z" w16du:dateUtc="2026-06-10T18:27:00Z">
        <w:r w:rsidR="009C1BC5" w:rsidDel="00865CCA">
          <w:rPr>
            <w:lang w:val="en-CA"/>
          </w:rPr>
          <w:delText>,</w:delText>
        </w:r>
      </w:del>
      <w:r w:rsidR="009C1BC5">
        <w:rPr>
          <w:lang w:val="en-CA"/>
        </w:rPr>
        <w:t xml:space="preserve"> about what the public deserved: indulgence or “improving literature</w:t>
      </w:r>
      <w:ins w:id="39" w:author="G Zurawell" w:date="2026-06-10T12:28:00Z" w16du:dateUtc="2026-06-10T18:28:00Z">
        <w:r w:rsidR="00865CCA">
          <w:rPr>
            <w:lang w:val="en-CA"/>
          </w:rPr>
          <w:t>.</w:t>
        </w:r>
      </w:ins>
      <w:r w:rsidR="009C1BC5">
        <w:rPr>
          <w:lang w:val="en-CA"/>
        </w:rPr>
        <w:t>”</w:t>
      </w:r>
      <w:del w:id="40" w:author="G Zurawell" w:date="2026-06-10T12:28:00Z" w16du:dateUtc="2026-06-10T18:28:00Z">
        <w:r w:rsidR="009C1BC5" w:rsidDel="00865CCA">
          <w:rPr>
            <w:lang w:val="en-CA"/>
          </w:rPr>
          <w:delText>.</w:delText>
        </w:r>
      </w:del>
      <w:r w:rsidR="009C1BC5">
        <w:rPr>
          <w:rStyle w:val="FootnoteReference"/>
          <w:lang w:val="en-CA"/>
        </w:rPr>
        <w:footnoteReference w:id="5"/>
      </w:r>
      <w:r w:rsidR="009C1BC5">
        <w:rPr>
          <w:lang w:val="en-CA"/>
        </w:rPr>
        <w:t xml:space="preserve"> </w:t>
      </w:r>
      <w:r w:rsidR="00D03A39">
        <w:rPr>
          <w:lang w:val="en-CA"/>
        </w:rPr>
        <w:t>The printing industry thrived while elite, institutional collections were overcome by the less biased. My personal favourite genre is romance</w:t>
      </w:r>
      <w:ins w:id="41" w:author="G Zurawell" w:date="2026-06-10T12:28:00Z" w16du:dateUtc="2026-06-10T18:28:00Z">
        <w:r w:rsidR="00B5063A">
          <w:rPr>
            <w:rFonts w:ascii="Abadi" w:hAnsi="Abadi"/>
            <w:lang w:val="en-CA"/>
          </w:rPr>
          <w:t>—</w:t>
        </w:r>
      </w:ins>
      <w:del w:id="42" w:author="G Zurawell" w:date="2026-06-10T12:28:00Z" w16du:dateUtc="2026-06-10T18:28:00Z">
        <w:r w:rsidR="00D03A39" w:rsidDel="00B5063A">
          <w:rPr>
            <w:lang w:val="en-CA"/>
          </w:rPr>
          <w:delText xml:space="preserve"> – </w:delText>
        </w:r>
      </w:del>
      <w:r w:rsidR="00D03A39">
        <w:rPr>
          <w:lang w:val="en-CA"/>
        </w:rPr>
        <w:t xml:space="preserve">the “most popular, least-respected genre” that subsidizes all the others in the publishing house, </w:t>
      </w:r>
      <w:commentRangeStart w:id="43"/>
      <w:r w:rsidR="00D03A39">
        <w:rPr>
          <w:lang w:val="en-CA"/>
        </w:rPr>
        <w:t>yet it is often minimized by literary critics</w:t>
      </w:r>
      <w:commentRangeEnd w:id="43"/>
      <w:r w:rsidR="00E43E6E">
        <w:rPr>
          <w:rStyle w:val="CommentReference"/>
          <w:sz w:val="24"/>
          <w:szCs w:val="24"/>
          <w:lang w:val="en-CA"/>
        </w:rPr>
        <w:commentReference w:id="43"/>
      </w:r>
      <w:r w:rsidR="00D03A39">
        <w:rPr>
          <w:lang w:val="en-CA"/>
        </w:rPr>
        <w:t>.</w:t>
      </w:r>
      <w:r w:rsidR="00D03A39">
        <w:rPr>
          <w:rStyle w:val="FootnoteReference"/>
          <w:lang w:val="en-CA"/>
        </w:rPr>
        <w:footnoteReference w:id="6"/>
      </w:r>
      <w:r w:rsidR="00585D68">
        <w:rPr>
          <w:lang w:val="en-CA"/>
        </w:rPr>
        <w:t xml:space="preserve"> </w:t>
      </w:r>
    </w:p>
    <w:p w14:paraId="1A292771" w14:textId="3A20AD22" w:rsidR="00BA3516" w:rsidRDefault="00BA3516" w:rsidP="00E6710A">
      <w:pPr>
        <w:rPr>
          <w:lang w:val="en-CA"/>
        </w:rPr>
      </w:pPr>
      <w:r>
        <w:rPr>
          <w:lang w:val="en-CA"/>
        </w:rPr>
        <w:t>A library’s collection is never complete</w:t>
      </w:r>
      <w:del w:id="44" w:author="G Zurawell" w:date="2026-06-10T12:29:00Z" w16du:dateUtc="2026-06-10T18:29:00Z">
        <w:r w:rsidDel="00361F5F">
          <w:rPr>
            <w:lang w:val="en-CA"/>
          </w:rPr>
          <w:delText>,</w:delText>
        </w:r>
      </w:del>
      <w:r>
        <w:rPr>
          <w:lang w:val="en-CA"/>
        </w:rPr>
        <w:t xml:space="preserve"> and constantly changing. Yet</w:t>
      </w:r>
      <w:del w:id="45" w:author="G Zurawell" w:date="2026-06-10T12:29:00Z" w16du:dateUtc="2026-06-10T18:29:00Z">
        <w:r w:rsidDel="00361F5F">
          <w:rPr>
            <w:lang w:val="en-CA"/>
          </w:rPr>
          <w:delText>,</w:delText>
        </w:r>
      </w:del>
      <w:r>
        <w:rPr>
          <w:lang w:val="en-CA"/>
        </w:rPr>
        <w:t xml:space="preserve"> the interests of young readers have often been neglected. </w:t>
      </w:r>
      <w:r w:rsidR="005E2BFC">
        <w:rPr>
          <w:lang w:val="en-CA"/>
        </w:rPr>
        <w:t xml:space="preserve">Allan Horton said that libraries should “stock materials </w:t>
      </w:r>
      <w:r w:rsidR="005E2BFC">
        <w:rPr>
          <w:lang w:val="en-CA"/>
        </w:rPr>
        <w:lastRenderedPageBreak/>
        <w:t>supporting life</w:t>
      </w:r>
      <w:del w:id="46" w:author="G Zurawell" w:date="2026-06-10T12:30:00Z" w16du:dateUtc="2026-06-10T18:30:00Z">
        <w:r w:rsidR="005E2BFC" w:rsidDel="00361F5F">
          <w:rPr>
            <w:lang w:val="en-CA"/>
          </w:rPr>
          <w:delText>-</w:delText>
        </w:r>
      </w:del>
      <w:r w:rsidR="005E2BFC">
        <w:rPr>
          <w:lang w:val="en-CA"/>
        </w:rPr>
        <w:t>long education and vocational continuing education</w:t>
      </w:r>
      <w:ins w:id="47" w:author="G Zurawell" w:date="2026-06-10T12:30:00Z" w16du:dateUtc="2026-06-10T18:30:00Z">
        <w:r w:rsidR="00361F5F">
          <w:rPr>
            <w:lang w:val="en-CA"/>
          </w:rPr>
          <w:t>,</w:t>
        </w:r>
      </w:ins>
      <w:r w:rsidR="005E2BFC">
        <w:rPr>
          <w:lang w:val="en-CA"/>
        </w:rPr>
        <w:t>”</w:t>
      </w:r>
      <w:del w:id="48" w:author="G Zurawell" w:date="2026-06-10T12:30:00Z" w16du:dateUtc="2026-06-10T18:30:00Z">
        <w:r w:rsidR="005E2BFC" w:rsidDel="00361F5F">
          <w:rPr>
            <w:lang w:val="en-CA"/>
          </w:rPr>
          <w:delText>,</w:delText>
        </w:r>
      </w:del>
      <w:r w:rsidR="005E2BFC">
        <w:rPr>
          <w:lang w:val="en-CA"/>
        </w:rPr>
        <w:t xml:space="preserve"> but it’s about more than career success.</w:t>
      </w:r>
      <w:r w:rsidR="00F01AFC">
        <w:rPr>
          <w:rStyle w:val="FootnoteReference"/>
          <w:lang w:val="en-CA"/>
        </w:rPr>
        <w:footnoteReference w:id="7"/>
      </w:r>
      <w:r w:rsidR="009D6F4B">
        <w:rPr>
          <w:lang w:val="en-CA"/>
        </w:rPr>
        <w:t xml:space="preserve"> Harold Bloom calls reading an “act of self-discovery</w:t>
      </w:r>
      <w:ins w:id="49" w:author="G Zurawell" w:date="2026-06-10T12:30:00Z" w16du:dateUtc="2026-06-10T18:30:00Z">
        <w:r w:rsidR="003133D1">
          <w:rPr>
            <w:lang w:val="en-CA"/>
          </w:rPr>
          <w:t>,</w:t>
        </w:r>
      </w:ins>
      <w:r w:rsidR="009D6F4B">
        <w:rPr>
          <w:lang w:val="en-CA"/>
        </w:rPr>
        <w:t>”</w:t>
      </w:r>
      <w:del w:id="50" w:author="G Zurawell" w:date="2026-06-10T12:30:00Z" w16du:dateUtc="2026-06-10T18:30:00Z">
        <w:r w:rsidR="009D6F4B" w:rsidDel="003133D1">
          <w:rPr>
            <w:lang w:val="en-CA"/>
          </w:rPr>
          <w:delText>,</w:delText>
        </w:r>
      </w:del>
      <w:r w:rsidR="009D6F4B">
        <w:rPr>
          <w:lang w:val="en-CA"/>
        </w:rPr>
        <w:t xml:space="preserve"> meaning it</w:t>
      </w:r>
      <w:r w:rsidR="001D46F1">
        <w:rPr>
          <w:lang w:val="en-CA"/>
        </w:rPr>
        <w:t xml:space="preserve"> is</w:t>
      </w:r>
      <w:r w:rsidR="009D6F4B">
        <w:rPr>
          <w:lang w:val="en-CA"/>
        </w:rPr>
        <w:t xml:space="preserve"> important children discover their o</w:t>
      </w:r>
      <w:r w:rsidR="002A0181">
        <w:rPr>
          <w:lang w:val="en-CA"/>
        </w:rPr>
        <w:t>wn</w:t>
      </w:r>
      <w:r w:rsidR="009D6F4B">
        <w:rPr>
          <w:lang w:val="en-CA"/>
        </w:rPr>
        <w:t xml:space="preserve"> interests to excel socially as well as academically.</w:t>
      </w:r>
      <w:r w:rsidR="009D6F4B">
        <w:rPr>
          <w:rStyle w:val="FootnoteReference"/>
          <w:lang w:val="en-CA"/>
        </w:rPr>
        <w:footnoteReference w:id="8"/>
      </w:r>
      <w:r w:rsidR="00AF1613">
        <w:rPr>
          <w:lang w:val="en-CA"/>
        </w:rPr>
        <w:t xml:space="preserve"> </w:t>
      </w:r>
      <w:r w:rsidR="00833251">
        <w:rPr>
          <w:lang w:val="en-CA"/>
        </w:rPr>
        <w:t>When I was in the fifth grade, my school librarian announced she’d acquired a contentious book for our collection</w:t>
      </w:r>
      <w:commentRangeStart w:id="51"/>
      <w:ins w:id="52" w:author="G Zurawell" w:date="2026-06-10T12:30:00Z" w16du:dateUtc="2026-06-10T18:30:00Z">
        <w:r w:rsidR="003133D1">
          <w:rPr>
            <w:rFonts w:ascii="Abadi" w:hAnsi="Abadi"/>
            <w:lang w:val="en-CA"/>
          </w:rPr>
          <w:t>—</w:t>
        </w:r>
      </w:ins>
      <w:commentRangeEnd w:id="51"/>
      <w:r w:rsidR="00A01B0F">
        <w:rPr>
          <w:rStyle w:val="CommentReference"/>
          <w:sz w:val="24"/>
          <w:szCs w:val="24"/>
          <w:lang w:val="en-CA"/>
        </w:rPr>
        <w:commentReference w:id="51"/>
      </w:r>
      <w:del w:id="53" w:author="G Zurawell" w:date="2026-06-10T12:30:00Z" w16du:dateUtc="2026-06-10T18:30:00Z">
        <w:r w:rsidR="00833251" w:rsidDel="003133D1">
          <w:rPr>
            <w:lang w:val="en-CA"/>
          </w:rPr>
          <w:delText xml:space="preserve"> – </w:delText>
        </w:r>
      </w:del>
      <w:r w:rsidR="00833251">
        <w:rPr>
          <w:i/>
          <w:iCs/>
          <w:lang w:val="en-CA"/>
        </w:rPr>
        <w:t>13 Reasons Why</w:t>
      </w:r>
      <w:r w:rsidR="00833251">
        <w:rPr>
          <w:lang w:val="en-CA"/>
        </w:rPr>
        <w:t xml:space="preserve">. </w:t>
      </w:r>
      <w:r w:rsidR="00E513AE">
        <w:rPr>
          <w:lang w:val="en-CA"/>
        </w:rPr>
        <w:t>She said the reader would require parental consent</w:t>
      </w:r>
      <w:ins w:id="54" w:author="G Zurawell" w:date="2026-06-10T12:33:00Z" w16du:dateUtc="2026-06-10T18:33:00Z">
        <w:r w:rsidR="000B6286">
          <w:rPr>
            <w:rFonts w:ascii="Abadi" w:hAnsi="Abadi"/>
            <w:lang w:val="en-CA"/>
          </w:rPr>
          <w:t>—</w:t>
        </w:r>
      </w:ins>
      <w:del w:id="55" w:author="G Zurawell" w:date="2026-06-10T12:33:00Z" w16du:dateUtc="2026-06-10T18:33:00Z">
        <w:r w:rsidR="00E513AE" w:rsidDel="000B6286">
          <w:rPr>
            <w:lang w:val="en-CA"/>
          </w:rPr>
          <w:delText xml:space="preserve"> – </w:delText>
        </w:r>
      </w:del>
      <w:r w:rsidR="00E513AE">
        <w:rPr>
          <w:lang w:val="en-CA"/>
        </w:rPr>
        <w:t>mine gave it, and upon returning my copy, the librarian asked me if I wanted to tell her how the book made me feel. Having the trust of her and my parents made me feel comfortable discussing the sensitive subject matter with them. I developed an emotional connection to books</w:t>
      </w:r>
      <w:ins w:id="56" w:author="G Zurawell" w:date="2026-06-10T12:33:00Z" w16du:dateUtc="2026-06-10T18:33:00Z">
        <w:r w:rsidR="000B6286">
          <w:rPr>
            <w:lang w:val="en-CA"/>
          </w:rPr>
          <w:t>,</w:t>
        </w:r>
      </w:ins>
      <w:r w:rsidR="00E513AE">
        <w:rPr>
          <w:lang w:val="en-CA"/>
        </w:rPr>
        <w:t xml:space="preserve"> and that inspired me academically. </w:t>
      </w:r>
    </w:p>
    <w:p w14:paraId="37DADAA4" w14:textId="35079065" w:rsidR="00553559" w:rsidRDefault="007A66AE" w:rsidP="00E6710A">
      <w:pPr>
        <w:rPr>
          <w:lang w:val="en-CA"/>
        </w:rPr>
      </w:pPr>
      <w:r>
        <w:rPr>
          <w:lang w:val="en-CA"/>
        </w:rPr>
        <w:t xml:space="preserve">In contrast to this, just recently there was an unfortunate incident of censorship in Erindale Secondary, Mississauga, Ontario. </w:t>
      </w:r>
      <w:r w:rsidR="00BF77DF">
        <w:rPr>
          <w:lang w:val="en-CA"/>
        </w:rPr>
        <w:t>The Peel District School Board implemented a new “equity-based process” to ensure “inclusivity” that somehow resulted in the disposal of all their books published before 2008.</w:t>
      </w:r>
      <w:r w:rsidR="0064583A">
        <w:rPr>
          <w:rStyle w:val="FootnoteReference"/>
          <w:lang w:val="en-CA"/>
        </w:rPr>
        <w:footnoteReference w:id="9"/>
      </w:r>
      <w:r w:rsidR="006D4707">
        <w:rPr>
          <w:lang w:val="en-CA"/>
        </w:rPr>
        <w:t xml:space="preserve"> </w:t>
      </w:r>
      <w:r w:rsidR="00B66ED3">
        <w:rPr>
          <w:i/>
          <w:iCs/>
          <w:lang w:val="en-CA"/>
        </w:rPr>
        <w:t>The Hunger Games</w:t>
      </w:r>
      <w:r w:rsidR="00B66ED3">
        <w:rPr>
          <w:lang w:val="en-CA"/>
        </w:rPr>
        <w:t xml:space="preserve">, gone! That’s my generation’s </w:t>
      </w:r>
      <w:r w:rsidR="00B66ED3">
        <w:rPr>
          <w:i/>
          <w:iCs/>
          <w:lang w:val="en-CA"/>
        </w:rPr>
        <w:t>1984</w:t>
      </w:r>
      <w:r w:rsidR="00B66ED3">
        <w:rPr>
          <w:lang w:val="en-CA"/>
        </w:rPr>
        <w:t xml:space="preserve">. </w:t>
      </w:r>
      <w:r w:rsidR="00C33EAA">
        <w:rPr>
          <w:lang w:val="en-CA"/>
        </w:rPr>
        <w:t>Student</w:t>
      </w:r>
      <w:del w:id="57" w:author="G Zurawell" w:date="2026-06-10T12:33:00Z" w16du:dateUtc="2026-06-10T18:33:00Z">
        <w:r w:rsidR="00C33EAA" w:rsidDel="000B6286">
          <w:rPr>
            <w:lang w:val="en-CA"/>
          </w:rPr>
          <w:delText>,</w:delText>
        </w:r>
      </w:del>
      <w:r w:rsidR="00C33EAA">
        <w:rPr>
          <w:lang w:val="en-CA"/>
        </w:rPr>
        <w:t xml:space="preserve"> </w:t>
      </w:r>
      <w:commentRangeStart w:id="58"/>
      <w:r w:rsidR="00C33EAA">
        <w:rPr>
          <w:lang w:val="en-CA"/>
        </w:rPr>
        <w:t xml:space="preserve">Reina Takata </w:t>
      </w:r>
      <w:commentRangeEnd w:id="58"/>
      <w:r w:rsidR="00EA3EB0">
        <w:rPr>
          <w:rStyle w:val="CommentReference"/>
          <w:sz w:val="24"/>
          <w:szCs w:val="24"/>
          <w:lang w:val="en-CA"/>
        </w:rPr>
        <w:commentReference w:id="58"/>
      </w:r>
      <w:r w:rsidR="00C33EAA">
        <w:rPr>
          <w:lang w:val="en-CA"/>
        </w:rPr>
        <w:t>says she wished the student body had been consulted</w:t>
      </w:r>
      <w:del w:id="59" w:author="G Zurawell" w:date="2026-06-10T12:34:00Z" w16du:dateUtc="2026-06-10T18:34:00Z">
        <w:r w:rsidR="00C33EAA" w:rsidDel="0037118D">
          <w:rPr>
            <w:lang w:val="en-CA"/>
          </w:rPr>
          <w:delText>,</w:delText>
        </w:r>
      </w:del>
      <w:commentRangeStart w:id="60"/>
      <w:r w:rsidR="00C33EAA">
        <w:rPr>
          <w:lang w:val="en-CA"/>
        </w:rPr>
        <w:t xml:space="preserve"> and </w:t>
      </w:r>
      <w:commentRangeEnd w:id="60"/>
      <w:r w:rsidR="0037118D">
        <w:rPr>
          <w:rStyle w:val="CommentReference"/>
          <w:sz w:val="24"/>
          <w:szCs w:val="24"/>
          <w:lang w:val="en-CA"/>
        </w:rPr>
        <w:commentReference w:id="60"/>
      </w:r>
      <w:r w:rsidR="00C33EAA">
        <w:rPr>
          <w:lang w:val="en-CA"/>
        </w:rPr>
        <w:t xml:space="preserve">fears being at a disadvantage to students whose school bookshelves aren’t </w:t>
      </w:r>
      <w:commentRangeStart w:id="61"/>
      <w:r w:rsidR="00C33EAA">
        <w:rPr>
          <w:lang w:val="en-CA"/>
        </w:rPr>
        <w:t xml:space="preserve">50% </w:t>
      </w:r>
      <w:commentRangeEnd w:id="61"/>
      <w:r w:rsidR="00CF12F4">
        <w:rPr>
          <w:rStyle w:val="CommentReference"/>
          <w:sz w:val="24"/>
          <w:szCs w:val="24"/>
          <w:lang w:val="en-CA"/>
        </w:rPr>
        <w:commentReference w:id="61"/>
      </w:r>
      <w:r w:rsidR="00C33EAA">
        <w:rPr>
          <w:lang w:val="en-CA"/>
        </w:rPr>
        <w:t xml:space="preserve">empty. In Robert Piercey’s book, he claims that books help the reader </w:t>
      </w:r>
      <w:ins w:id="62" w:author="G Zurawell" w:date="2026-06-10T12:36:00Z" w16du:dateUtc="2026-06-10T18:36:00Z">
        <w:r w:rsidR="00D05D07">
          <w:rPr>
            <w:lang w:val="en-CA"/>
          </w:rPr>
          <w:t>with</w:t>
        </w:r>
      </w:ins>
      <w:del w:id="63" w:author="G Zurawell" w:date="2026-06-10T12:36:00Z" w16du:dateUtc="2026-06-10T18:36:00Z">
        <w:r w:rsidR="00C33EAA" w:rsidDel="00D05D07">
          <w:rPr>
            <w:lang w:val="en-CA"/>
          </w:rPr>
          <w:delText>in</w:delText>
        </w:r>
      </w:del>
      <w:r w:rsidR="00C33EAA">
        <w:rPr>
          <w:lang w:val="en-CA"/>
        </w:rPr>
        <w:t xml:space="preserve"> ethical practice by engaging the “affective and empathy network of the brain” through fiction.</w:t>
      </w:r>
      <w:r w:rsidR="00C33EAA">
        <w:rPr>
          <w:rStyle w:val="FootnoteReference"/>
          <w:lang w:val="en-CA"/>
        </w:rPr>
        <w:footnoteReference w:id="10"/>
      </w:r>
      <w:r w:rsidR="00BF23BE">
        <w:rPr>
          <w:lang w:val="en-CA"/>
        </w:rPr>
        <w:t xml:space="preserve"> </w:t>
      </w:r>
      <w:r w:rsidR="006511E0">
        <w:rPr>
          <w:lang w:val="en-CA"/>
        </w:rPr>
        <w:t xml:space="preserve">Fiction readers face philosophical quandaries </w:t>
      </w:r>
      <w:ins w:id="64" w:author="G Zurawell" w:date="2026-06-10T12:37:00Z" w16du:dateUtc="2026-06-10T18:37:00Z">
        <w:r w:rsidR="00D05D07">
          <w:rPr>
            <w:lang w:val="en-CA"/>
          </w:rPr>
          <w:t>that</w:t>
        </w:r>
      </w:ins>
      <w:del w:id="65" w:author="G Zurawell" w:date="2026-06-10T12:37:00Z" w16du:dateUtc="2026-06-10T18:37:00Z">
        <w:r w:rsidR="006511E0" w:rsidDel="00D05D07">
          <w:rPr>
            <w:lang w:val="en-CA"/>
          </w:rPr>
          <w:delText>which</w:delText>
        </w:r>
      </w:del>
      <w:r w:rsidR="006511E0">
        <w:rPr>
          <w:lang w:val="en-CA"/>
        </w:rPr>
        <w:t xml:space="preserve"> help</w:t>
      </w:r>
      <w:del w:id="66" w:author="G Zurawell" w:date="2026-06-10T12:37:00Z" w16du:dateUtc="2026-06-10T18:37:00Z">
        <w:r w:rsidR="006511E0" w:rsidDel="00EA068B">
          <w:rPr>
            <w:lang w:val="en-CA"/>
          </w:rPr>
          <w:delText>s</w:delText>
        </w:r>
      </w:del>
      <w:r w:rsidR="006511E0">
        <w:rPr>
          <w:lang w:val="en-CA"/>
        </w:rPr>
        <w:t xml:space="preserve"> them come to know themselves better. Piercey says the pursuit of these goods results in an acknowledgment of </w:t>
      </w:r>
      <w:r w:rsidR="00E95276">
        <w:rPr>
          <w:lang w:val="en-CA"/>
        </w:rPr>
        <w:t xml:space="preserve"> </w:t>
      </w:r>
      <w:r w:rsidR="006511E0">
        <w:rPr>
          <w:lang w:val="en-CA"/>
        </w:rPr>
        <w:t>“social responsibilities</w:t>
      </w:r>
      <w:ins w:id="67" w:author="G Zurawell" w:date="2026-06-10T12:37:00Z" w16du:dateUtc="2026-06-10T18:37:00Z">
        <w:r w:rsidR="00EA068B">
          <w:rPr>
            <w:lang w:val="en-CA"/>
          </w:rPr>
          <w:t>,</w:t>
        </w:r>
      </w:ins>
      <w:r w:rsidR="006511E0">
        <w:rPr>
          <w:lang w:val="en-CA"/>
        </w:rPr>
        <w:t>”</w:t>
      </w:r>
      <w:del w:id="68" w:author="G Zurawell" w:date="2026-06-10T12:37:00Z" w16du:dateUtc="2026-06-10T18:37:00Z">
        <w:r w:rsidR="006511E0" w:rsidDel="00EA068B">
          <w:rPr>
            <w:lang w:val="en-CA"/>
          </w:rPr>
          <w:delText>,</w:delText>
        </w:r>
      </w:del>
      <w:r w:rsidR="006511E0">
        <w:rPr>
          <w:lang w:val="en-CA"/>
        </w:rPr>
        <w:t xml:space="preserve"> and since civic activism is crucial to </w:t>
      </w:r>
      <w:r w:rsidR="006511E0">
        <w:rPr>
          <w:lang w:val="en-CA"/>
        </w:rPr>
        <w:lastRenderedPageBreak/>
        <w:t>the public library, the institution benefits from a community that practices imagination and ethical exercise.</w:t>
      </w:r>
      <w:r w:rsidR="009F186C">
        <w:rPr>
          <w:rStyle w:val="FootnoteReference"/>
          <w:lang w:val="en-CA"/>
        </w:rPr>
        <w:footnoteReference w:id="11"/>
      </w:r>
      <w:r w:rsidR="00F744FA">
        <w:rPr>
          <w:lang w:val="en-CA"/>
        </w:rPr>
        <w:t xml:space="preserve"> </w:t>
      </w:r>
    </w:p>
    <w:p w14:paraId="62028F15" w14:textId="2FD443A5" w:rsidR="00690B63" w:rsidRPr="00B66ED3" w:rsidRDefault="00690B63" w:rsidP="00E6710A">
      <w:pPr>
        <w:rPr>
          <w:lang w:val="en-CA"/>
        </w:rPr>
      </w:pPr>
      <w:r>
        <w:rPr>
          <w:lang w:val="en-CA"/>
        </w:rPr>
        <w:t xml:space="preserve">The natural progression continues. Manuscripts </w:t>
      </w:r>
      <w:ins w:id="69" w:author="G Zurawell" w:date="2026-06-10T12:37:00Z" w16du:dateUtc="2026-06-10T18:37:00Z">
        <w:r w:rsidR="00EA068B">
          <w:rPr>
            <w:lang w:val="en-CA"/>
          </w:rPr>
          <w:t>were</w:t>
        </w:r>
      </w:ins>
      <w:del w:id="70" w:author="G Zurawell" w:date="2026-06-10T12:37:00Z" w16du:dateUtc="2026-06-10T18:37:00Z">
        <w:r w:rsidDel="00EA068B">
          <w:rPr>
            <w:lang w:val="en-CA"/>
          </w:rPr>
          <w:delText>have been</w:delText>
        </w:r>
      </w:del>
      <w:r>
        <w:rPr>
          <w:lang w:val="en-CA"/>
        </w:rPr>
        <w:t xml:space="preserve"> outsold by the practicality of printed books, then became sought-after historical </w:t>
      </w:r>
      <w:commentRangeStart w:id="71"/>
      <w:r>
        <w:rPr>
          <w:lang w:val="en-CA"/>
        </w:rPr>
        <w:t>artefacts</w:t>
      </w:r>
      <w:commentRangeEnd w:id="71"/>
      <w:r w:rsidR="000C69DB">
        <w:rPr>
          <w:rStyle w:val="CommentReference"/>
          <w:sz w:val="24"/>
          <w:szCs w:val="24"/>
          <w:lang w:val="en-CA"/>
        </w:rPr>
        <w:commentReference w:id="71"/>
      </w:r>
      <w:r>
        <w:rPr>
          <w:lang w:val="en-CA"/>
        </w:rPr>
        <w:t xml:space="preserve">. Books </w:t>
      </w:r>
      <w:commentRangeStart w:id="72"/>
      <w:r>
        <w:rPr>
          <w:lang w:val="en-CA"/>
        </w:rPr>
        <w:t>become</w:t>
      </w:r>
      <w:commentRangeEnd w:id="72"/>
      <w:r w:rsidR="00C517BE">
        <w:rPr>
          <w:rStyle w:val="CommentReference"/>
          <w:sz w:val="24"/>
          <w:szCs w:val="24"/>
          <w:lang w:val="en-CA"/>
        </w:rPr>
        <w:commentReference w:id="72"/>
      </w:r>
      <w:r>
        <w:rPr>
          <w:lang w:val="en-CA"/>
        </w:rPr>
        <w:t xml:space="preserve"> historical and cultural capital but aren’t yet done changing</w:t>
      </w:r>
      <w:r w:rsidR="00D464C9">
        <w:rPr>
          <w:lang w:val="en-CA"/>
        </w:rPr>
        <w:t>, though the “death of the book” is predicted with every new invention</w:t>
      </w:r>
      <w:r>
        <w:rPr>
          <w:lang w:val="en-CA"/>
        </w:rPr>
        <w:t>.</w:t>
      </w:r>
      <w:r w:rsidR="00EA63DC">
        <w:rPr>
          <w:rStyle w:val="FootnoteReference"/>
          <w:lang w:val="en-CA"/>
        </w:rPr>
        <w:footnoteReference w:id="12"/>
      </w:r>
      <w:r w:rsidR="00D464C9">
        <w:rPr>
          <w:lang w:val="en-CA"/>
        </w:rPr>
        <w:t xml:space="preserve"> </w:t>
      </w:r>
      <w:r w:rsidR="000D7CFF">
        <w:rPr>
          <w:lang w:val="en-CA"/>
        </w:rPr>
        <w:t>Live theatre, radio, and moving pictures all still have their place and libraries benefit from the “</w:t>
      </w:r>
      <w:r w:rsidR="000D7CFF" w:rsidRPr="00963678">
        <w:rPr>
          <w:highlight w:val="lightGray"/>
          <w:lang w:val="en-CA"/>
          <w:rPrChange w:id="73" w:author="G Zurawell" w:date="2026-06-10T12:39:00Z" w16du:dateUtc="2026-06-10T18:39:00Z">
            <w:rPr>
              <w:lang w:val="en-CA"/>
            </w:rPr>
          </w:rPrChange>
        </w:rPr>
        <w:t>crossover</w:t>
      </w:r>
      <w:r w:rsidR="000D7CFF">
        <w:rPr>
          <w:lang w:val="en-CA"/>
        </w:rPr>
        <w:t xml:space="preserve"> opportunities”, and </w:t>
      </w:r>
      <w:r w:rsidR="00C3658F">
        <w:rPr>
          <w:lang w:val="en-CA"/>
        </w:rPr>
        <w:t>should</w:t>
      </w:r>
      <w:r w:rsidR="000D7CFF">
        <w:rPr>
          <w:lang w:val="en-CA"/>
        </w:rPr>
        <w:t xml:space="preserve"> invest in the </w:t>
      </w:r>
      <w:commentRangeStart w:id="74"/>
      <w:r w:rsidR="000D7CFF">
        <w:rPr>
          <w:lang w:val="en-CA"/>
        </w:rPr>
        <w:t>crossover</w:t>
      </w:r>
      <w:commentRangeEnd w:id="74"/>
      <w:r w:rsidR="00963678">
        <w:rPr>
          <w:rStyle w:val="CommentReference"/>
          <w:sz w:val="24"/>
          <w:szCs w:val="24"/>
          <w:lang w:val="en-CA"/>
        </w:rPr>
        <w:commentReference w:id="74"/>
      </w:r>
      <w:r w:rsidR="000D7CFF">
        <w:rPr>
          <w:lang w:val="en-CA"/>
        </w:rPr>
        <w:t>.</w:t>
      </w:r>
      <w:r w:rsidR="000D7CFF">
        <w:rPr>
          <w:rStyle w:val="FootnoteReference"/>
          <w:lang w:val="en-CA"/>
        </w:rPr>
        <w:footnoteReference w:id="13"/>
      </w:r>
      <w:r w:rsidR="002F443F">
        <w:rPr>
          <w:lang w:val="en-CA"/>
        </w:rPr>
        <w:t xml:space="preserve"> </w:t>
      </w:r>
      <w:r w:rsidR="00FC5DE7">
        <w:rPr>
          <w:lang w:val="en-CA"/>
        </w:rPr>
        <w:t xml:space="preserve">The electronic evolution is part of the </w:t>
      </w:r>
      <w:r w:rsidR="00FC5DE7" w:rsidRPr="00963678">
        <w:rPr>
          <w:highlight w:val="lightGray"/>
          <w:lang w:val="en-CA"/>
          <w:rPrChange w:id="75" w:author="G Zurawell" w:date="2026-06-10T12:39:00Z" w16du:dateUtc="2026-06-10T18:39:00Z">
            <w:rPr>
              <w:lang w:val="en-CA"/>
            </w:rPr>
          </w:rPrChange>
        </w:rPr>
        <w:t>crossover</w:t>
      </w:r>
      <w:r w:rsidR="00FC5DE7">
        <w:rPr>
          <w:lang w:val="en-CA"/>
        </w:rPr>
        <w:t xml:space="preserve"> as well as the natural progression. </w:t>
      </w:r>
      <w:r w:rsidR="002969EC">
        <w:rPr>
          <w:lang w:val="en-CA"/>
        </w:rPr>
        <w:t>In the archaeology classes I’ve taken</w:t>
      </w:r>
      <w:r w:rsidR="00391743">
        <w:rPr>
          <w:lang w:val="en-CA"/>
        </w:rPr>
        <w:t xml:space="preserve"> at the University of Alberta</w:t>
      </w:r>
      <w:r w:rsidR="002969EC">
        <w:rPr>
          <w:lang w:val="en-CA"/>
        </w:rPr>
        <w:t xml:space="preserve">, we put a great emphasis on ethics. </w:t>
      </w:r>
      <w:r w:rsidR="0046601A">
        <w:rPr>
          <w:lang w:val="en-CA"/>
        </w:rPr>
        <w:t>M</w:t>
      </w:r>
      <w:r w:rsidR="002969EC">
        <w:rPr>
          <w:lang w:val="en-CA"/>
        </w:rPr>
        <w:t>y class</w:t>
      </w:r>
      <w:r w:rsidR="00135679">
        <w:rPr>
          <w:lang w:val="en-CA"/>
        </w:rPr>
        <w:t>es</w:t>
      </w:r>
      <w:r w:rsidR="002969EC">
        <w:rPr>
          <w:lang w:val="en-CA"/>
        </w:rPr>
        <w:t xml:space="preserve"> agreed the exhumation of ancient burials is only ethical if it’s for the benefit of the community</w:t>
      </w:r>
      <w:ins w:id="76" w:author="G Zurawell" w:date="2026-06-10T12:39:00Z" w16du:dateUtc="2026-06-10T18:39:00Z">
        <w:r w:rsidR="008425FC">
          <w:rPr>
            <w:rFonts w:ascii="Abadi" w:hAnsi="Abadi"/>
            <w:lang w:val="en-CA"/>
          </w:rPr>
          <w:t>—</w:t>
        </w:r>
      </w:ins>
      <w:del w:id="77" w:author="G Zurawell" w:date="2026-06-10T12:39:00Z" w16du:dateUtc="2026-06-10T18:39:00Z">
        <w:r w:rsidR="003D2094" w:rsidDel="008425FC">
          <w:rPr>
            <w:lang w:val="en-CA"/>
          </w:rPr>
          <w:delText xml:space="preserve"> – </w:delText>
        </w:r>
      </w:del>
      <w:r w:rsidR="003D2094">
        <w:rPr>
          <w:lang w:val="en-CA"/>
        </w:rPr>
        <w:t xml:space="preserve">those who have the most to gain or lose. </w:t>
      </w:r>
      <w:r w:rsidR="00EF5F5F">
        <w:rPr>
          <w:lang w:val="en-CA"/>
        </w:rPr>
        <w:t>Andrew Pettegree and Arthur der Weduwen write that  “neglect was a much more potent enemy than war or malice</w:t>
      </w:r>
      <w:ins w:id="78" w:author="G Zurawell" w:date="2026-06-10T12:40:00Z" w16du:dateUtc="2026-06-10T18:40:00Z">
        <w:r w:rsidR="00FA6D33">
          <w:rPr>
            <w:lang w:val="en-CA"/>
          </w:rPr>
          <w:t>.</w:t>
        </w:r>
      </w:ins>
      <w:r w:rsidR="00EF5F5F">
        <w:rPr>
          <w:lang w:val="en-CA"/>
        </w:rPr>
        <w:t>”</w:t>
      </w:r>
      <w:ins w:id="79" w:author="G Zurawell" w:date="2026-06-10T12:43:00Z" w16du:dateUtc="2026-06-10T18:43:00Z">
        <w:r w:rsidR="00D97DE2" w:rsidRPr="00D97DE2">
          <w:rPr>
            <w:rStyle w:val="FootnoteReference"/>
            <w:lang w:val="en-CA"/>
          </w:rPr>
          <w:t xml:space="preserve"> </w:t>
        </w:r>
        <w:r w:rsidR="00D97DE2">
          <w:rPr>
            <w:rStyle w:val="FootnoteReference"/>
            <w:lang w:val="en-CA"/>
          </w:rPr>
          <w:footnoteReference w:id="14"/>
        </w:r>
      </w:ins>
      <w:del w:id="82" w:author="G Zurawell" w:date="2026-06-10T12:40:00Z" w16du:dateUtc="2026-06-10T18:40:00Z">
        <w:r w:rsidR="00EF5F5F" w:rsidDel="00FA6D33">
          <w:rPr>
            <w:lang w:val="en-CA"/>
          </w:rPr>
          <w:delText xml:space="preserve"> –</w:delText>
        </w:r>
      </w:del>
      <w:r w:rsidR="00EF5F5F">
        <w:rPr>
          <w:lang w:val="en-CA"/>
        </w:rPr>
        <w:t xml:space="preserve"> </w:t>
      </w:r>
      <w:del w:id="83" w:author="G Zurawell" w:date="2026-06-10T12:40:00Z" w16du:dateUtc="2026-06-10T18:40:00Z">
        <w:r w:rsidR="00EF5F5F" w:rsidDel="00FA6D33">
          <w:rPr>
            <w:lang w:val="en-CA"/>
          </w:rPr>
          <w:delText>t</w:delText>
        </w:r>
      </w:del>
      <w:ins w:id="84" w:author="G Zurawell" w:date="2026-06-10T12:40:00Z" w16du:dateUtc="2026-06-10T18:40:00Z">
        <w:r w:rsidR="00FA6D33">
          <w:rPr>
            <w:lang w:val="en-CA"/>
          </w:rPr>
          <w:t>T</w:t>
        </w:r>
      </w:ins>
      <w:r w:rsidR="00EF5F5F">
        <w:rPr>
          <w:lang w:val="en-CA"/>
        </w:rPr>
        <w:t>hey were talking about books, not people, but still. Investing in vocational education, including fiction, inspires a more creative and ethical community</w:t>
      </w:r>
      <w:del w:id="85" w:author="G Zurawell" w:date="2026-06-10T12:40:00Z" w16du:dateUtc="2026-06-10T18:40:00Z">
        <w:r w:rsidR="00EF5F5F" w:rsidDel="00FA6D33">
          <w:rPr>
            <w:lang w:val="en-CA"/>
          </w:rPr>
          <w:delText>,</w:delText>
        </w:r>
      </w:del>
      <w:r w:rsidR="00EF5F5F">
        <w:rPr>
          <w:lang w:val="en-CA"/>
        </w:rPr>
        <w:t xml:space="preserve"> which</w:t>
      </w:r>
      <w:ins w:id="86" w:author="G Zurawell" w:date="2026-06-10T12:40:00Z" w16du:dateUtc="2026-06-10T18:40:00Z">
        <w:r w:rsidR="00FA6D33">
          <w:rPr>
            <w:lang w:val="en-CA"/>
          </w:rPr>
          <w:t>,</w:t>
        </w:r>
      </w:ins>
      <w:r w:rsidR="00EF5F5F">
        <w:rPr>
          <w:lang w:val="en-CA"/>
        </w:rPr>
        <w:t xml:space="preserve"> in turn</w:t>
      </w:r>
      <w:ins w:id="87" w:author="G Zurawell" w:date="2026-06-10T12:40:00Z" w16du:dateUtc="2026-06-10T18:40:00Z">
        <w:r w:rsidR="00FA6D33">
          <w:rPr>
            <w:lang w:val="en-CA"/>
          </w:rPr>
          <w:t>,</w:t>
        </w:r>
      </w:ins>
      <w:r w:rsidR="00EF5F5F">
        <w:rPr>
          <w:lang w:val="en-CA"/>
        </w:rPr>
        <w:t xml:space="preserve"> promotes “civic pride” in one’s institutions.</w:t>
      </w:r>
      <w:r w:rsidR="00EF5F5F">
        <w:rPr>
          <w:rStyle w:val="FootnoteReference"/>
          <w:lang w:val="en-CA"/>
        </w:rPr>
        <w:footnoteReference w:id="15"/>
      </w:r>
      <w:r w:rsidR="00760CAE">
        <w:rPr>
          <w:lang w:val="en-CA"/>
        </w:rPr>
        <w:t xml:space="preserve"> </w:t>
      </w:r>
      <w:r w:rsidR="00F8079F">
        <w:rPr>
          <w:lang w:val="en-CA"/>
        </w:rPr>
        <w:t>It’s apparent that through librarianship</w:t>
      </w:r>
      <w:del w:id="88" w:author="G Zurawell" w:date="2026-06-10T12:45:00Z" w16du:dateUtc="2026-06-10T18:45:00Z">
        <w:r w:rsidR="00F8079F" w:rsidDel="00570174">
          <w:rPr>
            <w:lang w:val="en-CA"/>
          </w:rPr>
          <w:delText>,</w:delText>
        </w:r>
      </w:del>
      <w:r w:rsidR="00F8079F">
        <w:rPr>
          <w:lang w:val="en-CA"/>
        </w:rPr>
        <w:t xml:space="preserve"> I’m able to connect with all these areas of interest. I fe</w:t>
      </w:r>
      <w:r w:rsidR="0046601A">
        <w:rPr>
          <w:lang w:val="en-CA"/>
        </w:rPr>
        <w:t>el</w:t>
      </w:r>
      <w:r w:rsidR="00F8079F">
        <w:rPr>
          <w:lang w:val="en-CA"/>
        </w:rPr>
        <w:t xml:space="preserve"> relief in realizing that choosing a career d</w:t>
      </w:r>
      <w:r w:rsidR="00CE71D4">
        <w:rPr>
          <w:lang w:val="en-CA"/>
        </w:rPr>
        <w:t>oesn</w:t>
      </w:r>
      <w:r w:rsidR="00F8079F">
        <w:rPr>
          <w:lang w:val="en-CA"/>
        </w:rPr>
        <w:t xml:space="preserve">’t mean confining my interests, but sharing them with others.  </w:t>
      </w:r>
    </w:p>
    <w:p w14:paraId="1737F9BD" w14:textId="77777777" w:rsidR="001B1AE5" w:rsidRDefault="00362F6B">
      <w:pPr>
        <w:pStyle w:val="SectionTitle"/>
      </w:pPr>
      <w:commentRangeStart w:id="89"/>
      <w:r>
        <w:lastRenderedPageBreak/>
        <w:t>Works Cited</w:t>
      </w:r>
      <w:commentRangeEnd w:id="89"/>
      <w:r w:rsidR="00332B3E">
        <w:rPr>
          <w:rStyle w:val="CommentReference"/>
          <w:sz w:val="24"/>
          <w:szCs w:val="24"/>
        </w:rPr>
        <w:commentReference w:id="89"/>
      </w:r>
    </w:p>
    <w:p w14:paraId="59748AB8" w14:textId="77777777" w:rsidR="001B1AE5" w:rsidRDefault="009A482E" w:rsidP="009A482E">
      <w:pPr>
        <w:pStyle w:val="Bibliography"/>
        <w:ind w:left="720" w:hanging="720"/>
        <w:rPr>
          <w:rFonts w:ascii="Times New Roman" w:hAnsi="Times New Roman" w:cs="Times New Roman"/>
          <w:color w:val="000000"/>
        </w:rPr>
      </w:pPr>
      <w:r w:rsidRPr="009A482E">
        <w:rPr>
          <w:rFonts w:ascii="Times New Roman" w:hAnsi="Times New Roman" w:cs="Times New Roman"/>
          <w:color w:val="000000"/>
        </w:rPr>
        <w:t>Brockbank, Nicole, and Angelina King. ‘“Empty Shelves with Absolutely No Books’: Students, Parents Question School Board’s Library Weeding Process | CBCnews, CBC/Radio Canada, 13 Sept. 2023,</w:t>
      </w:r>
      <w:commentRangeStart w:id="90"/>
      <w:r w:rsidRPr="009A482E">
        <w:rPr>
          <w:rFonts w:ascii="Times New Roman" w:hAnsi="Times New Roman" w:cs="Times New Roman"/>
          <w:color w:val="000000"/>
        </w:rPr>
        <w:t xml:space="preserve"> </w:t>
      </w:r>
      <w:hyperlink r:id="rId13" w:history="1">
        <w:r w:rsidRPr="00941C74">
          <w:rPr>
            <w:rStyle w:val="Hyperlink"/>
            <w:rFonts w:ascii="Times New Roman" w:hAnsi="Times New Roman" w:cs="Times New Roman"/>
          </w:rPr>
          <w:t>https://www.cbc.ca/news/canada/toronto/peel-school-board-library-book-weeding-1.6964332</w:t>
        </w:r>
      </w:hyperlink>
      <w:commentRangeEnd w:id="90"/>
      <w:r w:rsidR="005D6B77">
        <w:rPr>
          <w:rStyle w:val="CommentReference"/>
          <w:rFonts w:ascii="Times New Roman" w:hAnsi="Times New Roman" w:cs="Times New Roman"/>
          <w:color w:val="000000"/>
          <w:sz w:val="24"/>
          <w:szCs w:val="24"/>
        </w:rPr>
        <w:commentReference w:id="90"/>
      </w:r>
    </w:p>
    <w:p w14:paraId="66FAA47C" w14:textId="77777777" w:rsidR="009A482E" w:rsidRDefault="009A482E" w:rsidP="009A482E">
      <w:pPr>
        <w:ind w:firstLine="0"/>
        <w:rPr>
          <w:rFonts w:ascii="Times New Roman" w:hAnsi="Times New Roman" w:cs="Times New Roman"/>
          <w:color w:val="000000"/>
        </w:rPr>
      </w:pPr>
      <w:r>
        <w:rPr>
          <w:rFonts w:ascii="Times New Roman" w:hAnsi="Times New Roman" w:cs="Times New Roman"/>
          <w:color w:val="000000"/>
        </w:rPr>
        <w:t>Paulos, Michael Harold. “‘Smoot Smites Smut’: Apostle-Senator Reed Smoot’s 1930 Campaign</w:t>
      </w:r>
    </w:p>
    <w:p w14:paraId="38851B9D" w14:textId="77777777" w:rsidR="009A482E" w:rsidRDefault="009A482E" w:rsidP="009A482E">
      <w:pPr>
        <w:ind w:left="720" w:firstLine="0"/>
        <w:rPr>
          <w:rFonts w:ascii="Times New Roman" w:hAnsi="Times New Roman" w:cs="Times New Roman"/>
          <w:color w:val="000000"/>
          <w:u w:val="single" w:color="000000"/>
        </w:rPr>
      </w:pPr>
      <w:r>
        <w:rPr>
          <w:rFonts w:ascii="Times New Roman" w:hAnsi="Times New Roman" w:cs="Times New Roman"/>
          <w:color w:val="000000"/>
        </w:rPr>
        <w:t xml:space="preserve">against Obscene Books.” </w:t>
      </w:r>
      <w:r>
        <w:rPr>
          <w:rFonts w:ascii="Times New Roman" w:hAnsi="Times New Roman" w:cs="Times New Roman"/>
          <w:i/>
          <w:iCs/>
          <w:color w:val="000000"/>
        </w:rPr>
        <w:t>Journal of Mormon History</w:t>
      </w:r>
      <w:r>
        <w:rPr>
          <w:rFonts w:ascii="Times New Roman" w:hAnsi="Times New Roman" w:cs="Times New Roman"/>
          <w:color w:val="000000"/>
        </w:rPr>
        <w:t xml:space="preserve">, vol. 40, no. 1, 2014, pp. 53-96, </w:t>
      </w:r>
      <w:commentRangeStart w:id="91"/>
      <w:r>
        <w:fldChar w:fldCharType="begin"/>
      </w:r>
      <w:r>
        <w:instrText>HYPERLINK "http://www.jstor.org/stable/24243872"</w:instrText>
      </w:r>
      <w:r>
        <w:fldChar w:fldCharType="separate"/>
      </w:r>
      <w:r w:rsidRPr="00941C74">
        <w:rPr>
          <w:rStyle w:val="Hyperlink"/>
          <w:rFonts w:ascii="Times New Roman" w:hAnsi="Times New Roman" w:cs="Times New Roman"/>
        </w:rPr>
        <w:t>http://www.jstor.org/stable/24243872</w:t>
      </w:r>
      <w:r>
        <w:fldChar w:fldCharType="end"/>
      </w:r>
      <w:commentRangeEnd w:id="91"/>
      <w:r w:rsidR="00BC4A1A">
        <w:rPr>
          <w:rStyle w:val="CommentReference"/>
          <w:rFonts w:ascii="Times New Roman" w:hAnsi="Times New Roman" w:cs="Times New Roman"/>
          <w:color w:val="000000"/>
          <w:sz w:val="24"/>
          <w:szCs w:val="24"/>
          <w:u w:val="single" w:color="000000"/>
        </w:rPr>
        <w:commentReference w:id="91"/>
      </w:r>
    </w:p>
    <w:p w14:paraId="65812575" w14:textId="77777777" w:rsidR="009A482E" w:rsidRDefault="009A482E" w:rsidP="009A482E">
      <w:pPr>
        <w:ind w:firstLine="0"/>
        <w:rPr>
          <w:rFonts w:ascii="Times New Roman" w:hAnsi="Times New Roman" w:cs="Times New Roman"/>
          <w:color w:val="000000"/>
        </w:rPr>
      </w:pPr>
      <w:commentRangeStart w:id="92"/>
      <w:r>
        <w:rPr>
          <w:rFonts w:ascii="Times New Roman" w:hAnsi="Times New Roman" w:cs="Times New Roman"/>
          <w:color w:val="000000"/>
        </w:rPr>
        <w:t xml:space="preserve">Pettegree, Andrew, and Arthur Der Weduwen. </w:t>
      </w:r>
      <w:r>
        <w:rPr>
          <w:rFonts w:ascii="Times New Roman" w:hAnsi="Times New Roman" w:cs="Times New Roman"/>
          <w:i/>
          <w:iCs/>
          <w:color w:val="000000"/>
        </w:rPr>
        <w:t xml:space="preserve">The Library: A Fragile History. </w:t>
      </w:r>
      <w:r>
        <w:rPr>
          <w:rFonts w:ascii="Times New Roman" w:hAnsi="Times New Roman" w:cs="Times New Roman"/>
          <w:color w:val="000000"/>
        </w:rPr>
        <w:t xml:space="preserve">Basic Books, </w:t>
      </w:r>
      <w:r>
        <w:rPr>
          <w:rFonts w:ascii="Times New Roman" w:hAnsi="Times New Roman" w:cs="Times New Roman"/>
          <w:color w:val="000000"/>
        </w:rPr>
        <w:tab/>
      </w:r>
      <w:r>
        <w:rPr>
          <w:rFonts w:ascii="Times New Roman" w:hAnsi="Times New Roman" w:cs="Times New Roman"/>
          <w:color w:val="000000"/>
        </w:rPr>
        <w:tab/>
        <w:t xml:space="preserve"> 2023.</w:t>
      </w:r>
    </w:p>
    <w:p w14:paraId="2686E806" w14:textId="77777777" w:rsidR="009A482E" w:rsidRPr="009A482E" w:rsidRDefault="009A482E" w:rsidP="009A482E">
      <w:pPr>
        <w:ind w:firstLine="0"/>
      </w:pPr>
      <w:r>
        <w:rPr>
          <w:rFonts w:ascii="Times New Roman" w:hAnsi="Times New Roman" w:cs="Times New Roman"/>
          <w:color w:val="000000"/>
        </w:rPr>
        <w:t xml:space="preserve">Piercey, Robert. </w:t>
      </w:r>
      <w:r>
        <w:rPr>
          <w:rFonts w:ascii="Times New Roman" w:hAnsi="Times New Roman" w:cs="Times New Roman"/>
          <w:i/>
          <w:iCs/>
          <w:color w:val="000000"/>
        </w:rPr>
        <w:t>Reading as a Philosophical Practice</w:t>
      </w:r>
      <w:r>
        <w:rPr>
          <w:rFonts w:ascii="Times New Roman" w:hAnsi="Times New Roman" w:cs="Times New Roman"/>
          <w:color w:val="000000"/>
        </w:rPr>
        <w:t>. Anthem Press, 2020.</w:t>
      </w:r>
      <w:commentRangeEnd w:id="92"/>
      <w:r w:rsidR="00735CE6" w:rsidRPr="009A482E">
        <w:rPr>
          <w:rStyle w:val="CommentReference"/>
          <w:sz w:val="24"/>
          <w:szCs w:val="24"/>
        </w:rPr>
        <w:commentReference w:id="92"/>
      </w:r>
    </w:p>
    <w:p w14:paraId="208004F3" w14:textId="77777777" w:rsidR="001B1AE5" w:rsidRDefault="001B1AE5"/>
    <w:sectPr w:rsidR="001B1AE5">
      <w:headerReference w:type="default" r:id="rId14"/>
      <w:headerReference w:type="first" r:id="rId15"/>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G Zurawell" w:date="2026-06-09T17:30:00Z" w:initials="GZ">
    <w:p w14:paraId="5EB06C68" w14:textId="77777777" w:rsidR="003E7680" w:rsidRDefault="003E7680" w:rsidP="003E7680">
      <w:pPr>
        <w:pStyle w:val="CommentText"/>
      </w:pPr>
      <w:r>
        <w:rPr>
          <w:rStyle w:val="CommentReference"/>
        </w:rPr>
        <w:annotationRef/>
      </w:r>
      <w:r>
        <w:t xml:space="preserve">This is an independent clause, so a comma is not sufficient to join it to another IC. Em dash is an option, but I recommend the semi colon. </w:t>
      </w:r>
    </w:p>
  </w:comment>
  <w:comment w:id="4" w:author="G Zurawell" w:date="2026-06-09T17:35:00Z" w:initials="GZ">
    <w:p w14:paraId="1189EBE2" w14:textId="77777777" w:rsidR="0067660F" w:rsidRDefault="0067660F" w:rsidP="0067660F">
      <w:pPr>
        <w:pStyle w:val="CommentText"/>
      </w:pPr>
      <w:r>
        <w:rPr>
          <w:rStyle w:val="CommentReference"/>
        </w:rPr>
        <w:annotationRef/>
      </w:r>
      <w:r>
        <w:t>Always consult the agreed upon dictionary for compound words. You’d be surprised by how many words you thought you knew were open/closed!</w:t>
      </w:r>
    </w:p>
  </w:comment>
  <w:comment w:id="7" w:author="G Zurawell" w:date="2026-06-09T17:38:00Z" w:initials="GZ">
    <w:p w14:paraId="41DAB59C" w14:textId="77777777" w:rsidR="0054081C" w:rsidRDefault="0054081C" w:rsidP="0054081C">
      <w:pPr>
        <w:pStyle w:val="CommentText"/>
      </w:pPr>
      <w:r>
        <w:rPr>
          <w:rStyle w:val="CommentReference"/>
        </w:rPr>
        <w:annotationRef/>
      </w:r>
      <w:r>
        <w:t xml:space="preserve">My recommendation is to follow the 3 and under rule for prepositional phrases. No comma needed. Some transitional expressions look like prep phrases. We always check our language elements document to be sure we’re following the right rule. </w:t>
      </w:r>
    </w:p>
  </w:comment>
  <w:comment w:id="9" w:author="G Zurawell" w:date="2026-06-09T17:39:00Z" w:initials="GZ">
    <w:p w14:paraId="5090E61D" w14:textId="77777777" w:rsidR="00A558A1" w:rsidRDefault="00A558A1" w:rsidP="00A558A1">
      <w:pPr>
        <w:pStyle w:val="CommentText"/>
      </w:pPr>
      <w:r>
        <w:rPr>
          <w:rStyle w:val="CommentReference"/>
        </w:rPr>
        <w:annotationRef/>
      </w:r>
      <w:r>
        <w:t xml:space="preserve">A comma is required before a conjunction introducing an independent clause. </w:t>
      </w:r>
    </w:p>
  </w:comment>
  <w:comment w:id="11" w:author="G Zurawell" w:date="2026-06-09T17:40:00Z" w:initials="GZ">
    <w:p w14:paraId="6E3AD922" w14:textId="77777777" w:rsidR="00751EA5" w:rsidRDefault="00751EA5" w:rsidP="00751EA5">
      <w:pPr>
        <w:pStyle w:val="CommentText"/>
      </w:pPr>
      <w:r>
        <w:rPr>
          <w:rStyle w:val="CommentReference"/>
        </w:rPr>
        <w:annotationRef/>
      </w:r>
      <w:r>
        <w:t xml:space="preserve">Commas and periods should always be inside the quotation marks. </w:t>
      </w:r>
    </w:p>
  </w:comment>
  <w:comment w:id="18" w:author="G Zurawell" w:date="2026-06-09T18:01:00Z" w:initials="GZ">
    <w:p w14:paraId="34A33FE2" w14:textId="77777777" w:rsidR="00FA2071" w:rsidRDefault="00FA2071" w:rsidP="00FA2071">
      <w:pPr>
        <w:pStyle w:val="CommentText"/>
      </w:pPr>
      <w:r>
        <w:rPr>
          <w:rStyle w:val="CommentReference"/>
        </w:rPr>
        <w:annotationRef/>
      </w:r>
      <w:r>
        <w:t>This sentence was somewhat unclear. ‘monks and scholars’ almost looked like an appositive to ‘entourages,’ but ‘self-initiated common readers’ was distinct from ‘monks and scribes.’</w:t>
      </w:r>
    </w:p>
  </w:comment>
  <w:comment w:id="22" w:author="G Zurawell" w:date="2026-06-09T18:02:00Z" w:initials="GZ">
    <w:p w14:paraId="68BED899" w14:textId="77777777" w:rsidR="00386903" w:rsidRDefault="00386903" w:rsidP="00386903">
      <w:pPr>
        <w:pStyle w:val="CommentText"/>
      </w:pPr>
      <w:r>
        <w:rPr>
          <w:rStyle w:val="CommentReference"/>
        </w:rPr>
        <w:annotationRef/>
      </w:r>
      <w:r>
        <w:t>I did not scratch this comma because even though it is a short prep phrase, it works as a clarity comma due to the omitted word ‘they.’</w:t>
      </w:r>
    </w:p>
  </w:comment>
  <w:comment w:id="23" w:author="G Zurawell" w:date="2026-06-10T12:24:00Z" w:initials="GZ">
    <w:p w14:paraId="23FC3AFB" w14:textId="77777777" w:rsidR="00360C88" w:rsidRDefault="00360C88" w:rsidP="00360C88">
      <w:pPr>
        <w:pStyle w:val="CommentText"/>
      </w:pPr>
      <w:r>
        <w:rPr>
          <w:rStyle w:val="CommentReference"/>
        </w:rPr>
        <w:annotationRef/>
      </w:r>
      <w:r>
        <w:t>“Now” is either adverbial or a throwaway word. Here it is adverbial (it answers the question ‘when?’</w:t>
      </w:r>
    </w:p>
    <w:p w14:paraId="7C67FD76" w14:textId="77777777" w:rsidR="00360C88" w:rsidRDefault="00360C88" w:rsidP="00360C88">
      <w:pPr>
        <w:pStyle w:val="CommentText"/>
      </w:pPr>
      <w:r>
        <w:t xml:space="preserve">When adverbial, it does not require a comma after it. </w:t>
      </w:r>
    </w:p>
  </w:comment>
  <w:comment w:id="37" w:author="G Zurawell" w:date="2026-06-10T12:26:00Z" w:initials="GZ">
    <w:p w14:paraId="62A5B795" w14:textId="77777777" w:rsidR="00FF4D6C" w:rsidRDefault="00FF4D6C" w:rsidP="00FF4D6C">
      <w:pPr>
        <w:pStyle w:val="CommentText"/>
      </w:pPr>
      <w:r>
        <w:rPr>
          <w:rStyle w:val="CommentReference"/>
        </w:rPr>
        <w:annotationRef/>
      </w:r>
      <w:r>
        <w:t>There is technical style and literary style. Do you want numbers to stand out on the page or blend in?</w:t>
      </w:r>
    </w:p>
  </w:comment>
  <w:comment w:id="43" w:author="G Zurawell" w:date="2026-06-10T12:29:00Z" w:initials="GZ">
    <w:p w14:paraId="5273A5BD" w14:textId="77777777" w:rsidR="00E43E6E" w:rsidRDefault="00E43E6E" w:rsidP="00E43E6E">
      <w:pPr>
        <w:pStyle w:val="CommentText"/>
      </w:pPr>
      <w:r>
        <w:rPr>
          <w:rStyle w:val="CommentReference"/>
        </w:rPr>
        <w:annotationRef/>
      </w:r>
      <w:r>
        <w:t>A ‘despite this’ clause might fit your meaning better.</w:t>
      </w:r>
    </w:p>
  </w:comment>
  <w:comment w:id="51" w:author="G Zurawell" w:date="2026-06-10T12:32:00Z" w:initials="GZ">
    <w:p w14:paraId="3A8E7130" w14:textId="77777777" w:rsidR="00AB1B59" w:rsidRDefault="00A01B0F" w:rsidP="00AB1B59">
      <w:pPr>
        <w:pStyle w:val="CommentText"/>
      </w:pPr>
      <w:r>
        <w:rPr>
          <w:rStyle w:val="CommentReference"/>
        </w:rPr>
        <w:annotationRef/>
      </w:r>
      <w:r w:rsidR="00AB1B59">
        <w:t>A colon could also work here. Especially because there is an em dash in the next sentence. Variety is better.</w:t>
      </w:r>
    </w:p>
  </w:comment>
  <w:comment w:id="58" w:author="G Zurawell" w:date="2026-06-10T12:34:00Z" w:initials="GZ">
    <w:p w14:paraId="25A7E3C6" w14:textId="77777777" w:rsidR="00EA3EB0" w:rsidRDefault="00EA3EB0" w:rsidP="00EA3EB0">
      <w:pPr>
        <w:pStyle w:val="CommentText"/>
      </w:pPr>
      <w:r>
        <w:rPr>
          <w:rStyle w:val="CommentReference"/>
        </w:rPr>
        <w:annotationRef/>
      </w:r>
      <w:r>
        <w:t>Comma removed because ‘student’ is a general antecedent, making her name an essential appositive.</w:t>
      </w:r>
    </w:p>
  </w:comment>
  <w:comment w:id="60" w:author="G Zurawell" w:date="2026-06-10T12:34:00Z" w:initials="GZ">
    <w:p w14:paraId="488593B7" w14:textId="77777777" w:rsidR="0037118D" w:rsidRDefault="0037118D" w:rsidP="0037118D">
      <w:pPr>
        <w:pStyle w:val="CommentText"/>
      </w:pPr>
      <w:r>
        <w:rPr>
          <w:rStyle w:val="CommentReference"/>
        </w:rPr>
        <w:annotationRef/>
      </w:r>
      <w:r>
        <w:t>If there is no subject after the conjunction, no comma is indicated.</w:t>
      </w:r>
    </w:p>
  </w:comment>
  <w:comment w:id="61" w:author="G Zurawell" w:date="2026-06-10T12:36:00Z" w:initials="GZ">
    <w:p w14:paraId="5BB604C2" w14:textId="77777777" w:rsidR="00CF12F4" w:rsidRDefault="00CF12F4" w:rsidP="00CF12F4">
      <w:pPr>
        <w:pStyle w:val="CommentText"/>
      </w:pPr>
      <w:r>
        <w:rPr>
          <w:rStyle w:val="CommentReference"/>
        </w:rPr>
        <w:annotationRef/>
      </w:r>
      <w:r>
        <w:t>This is technical style.</w:t>
      </w:r>
    </w:p>
  </w:comment>
  <w:comment w:id="71" w:author="G Zurawell" w:date="2026-06-10T12:38:00Z" w:initials="GZ">
    <w:p w14:paraId="3ED228A2" w14:textId="77777777" w:rsidR="000C69DB" w:rsidRDefault="000C69DB" w:rsidP="000C69DB">
      <w:pPr>
        <w:pStyle w:val="CommentText"/>
      </w:pPr>
      <w:r>
        <w:rPr>
          <w:rStyle w:val="CommentReference"/>
        </w:rPr>
        <w:annotationRef/>
      </w:r>
      <w:r>
        <w:t>The most common spelling in Canada is ‘artifacts.’</w:t>
      </w:r>
    </w:p>
  </w:comment>
  <w:comment w:id="72" w:author="G Zurawell" w:date="2026-06-10T12:38:00Z" w:initials="GZ">
    <w:p w14:paraId="1B3C81FD" w14:textId="77777777" w:rsidR="00C517BE" w:rsidRDefault="00C517BE" w:rsidP="00C517BE">
      <w:pPr>
        <w:pStyle w:val="CommentText"/>
      </w:pPr>
      <w:r>
        <w:rPr>
          <w:rStyle w:val="CommentReference"/>
        </w:rPr>
        <w:annotationRef/>
      </w:r>
      <w:r>
        <w:t>Become or became?</w:t>
      </w:r>
    </w:p>
  </w:comment>
  <w:comment w:id="74" w:author="G Zurawell" w:date="2026-06-10T12:39:00Z" w:initials="GZ">
    <w:p w14:paraId="50957ED0" w14:textId="77777777" w:rsidR="00963678" w:rsidRDefault="00963678" w:rsidP="00963678">
      <w:pPr>
        <w:pStyle w:val="CommentText"/>
      </w:pPr>
      <w:r>
        <w:rPr>
          <w:rStyle w:val="CommentReference"/>
        </w:rPr>
        <w:annotationRef/>
      </w:r>
      <w:r>
        <w:t>Consider a pronoun here to avoid the repetition.</w:t>
      </w:r>
    </w:p>
  </w:comment>
  <w:comment w:id="89" w:author="G Zurawell" w:date="2026-06-10T12:48:00Z" w:initials="GZ">
    <w:p w14:paraId="434CA199" w14:textId="77777777" w:rsidR="00332B3E" w:rsidRDefault="00332B3E" w:rsidP="00332B3E">
      <w:pPr>
        <w:pStyle w:val="CommentText"/>
      </w:pPr>
      <w:r>
        <w:rPr>
          <w:rStyle w:val="CommentReference"/>
        </w:rPr>
        <w:annotationRef/>
      </w:r>
      <w:r>
        <w:t>Chicago style usually calls this the “Bibliography,” but depending on your audience, a personal style of citation (a combination of styles) can be acceptable as long as it is consistent.</w:t>
      </w:r>
    </w:p>
  </w:comment>
  <w:comment w:id="90" w:author="G Zurawell" w:date="2026-06-10T12:50:00Z" w:initials="GZ">
    <w:p w14:paraId="792B61CF" w14:textId="77777777" w:rsidR="005D6B77" w:rsidRDefault="005D6B77" w:rsidP="005D6B77">
      <w:pPr>
        <w:pStyle w:val="CommentText"/>
      </w:pPr>
      <w:r>
        <w:rPr>
          <w:rStyle w:val="CommentReference"/>
        </w:rPr>
        <w:annotationRef/>
      </w:r>
      <w:r>
        <w:t>Citing a website:</w:t>
      </w:r>
    </w:p>
    <w:p w14:paraId="5C482556" w14:textId="77777777" w:rsidR="005D6B77" w:rsidRDefault="005D6B77" w:rsidP="005D6B77">
      <w:pPr>
        <w:pStyle w:val="CommentText"/>
      </w:pPr>
      <w:r>
        <w:t>Author last name, first name. “Title of webpage.”Owner/Sponsor of website. Date website last modified or accessed. URL</w:t>
      </w:r>
    </w:p>
  </w:comment>
  <w:comment w:id="91" w:author="G Zurawell" w:date="2026-06-10T12:51:00Z" w:initials="GZ">
    <w:p w14:paraId="390733CB" w14:textId="77777777" w:rsidR="00BC4A1A" w:rsidRDefault="00BC4A1A" w:rsidP="00BC4A1A">
      <w:pPr>
        <w:pStyle w:val="CommentText"/>
      </w:pPr>
      <w:r>
        <w:rPr>
          <w:rStyle w:val="CommentReference"/>
        </w:rPr>
        <w:annotationRef/>
      </w:r>
      <w:r>
        <w:t>Citing an article:</w:t>
      </w:r>
    </w:p>
    <w:p w14:paraId="39821434" w14:textId="77777777" w:rsidR="00BC4A1A" w:rsidRDefault="00BC4A1A" w:rsidP="00BC4A1A">
      <w:pPr>
        <w:pStyle w:val="CommentText"/>
      </w:pPr>
      <w:r>
        <w:t>Author last name, first name. “Title of article: Subtitle of article.” Title of Journal volume in italics, issue no. (Year or publication): page range. URL/DOI</w:t>
      </w:r>
    </w:p>
  </w:comment>
  <w:comment w:id="92" w:author="G Zurawell" w:date="2026-06-10T12:52:00Z" w:initials="GZ">
    <w:p w14:paraId="36E83698" w14:textId="77777777" w:rsidR="00735CE6" w:rsidRDefault="00735CE6" w:rsidP="00735CE6">
      <w:pPr>
        <w:pStyle w:val="CommentText"/>
      </w:pPr>
      <w:r>
        <w:rPr>
          <w:rStyle w:val="CommentReference"/>
        </w:rPr>
        <w:annotationRef/>
      </w:r>
      <w:r>
        <w:t>Citing a book:</w:t>
      </w:r>
    </w:p>
    <w:p w14:paraId="472B9724" w14:textId="77777777" w:rsidR="00735CE6" w:rsidRDefault="00735CE6" w:rsidP="00735CE6">
      <w:pPr>
        <w:pStyle w:val="CommentText"/>
      </w:pPr>
      <w:r>
        <w:t>Author last name, first name. Title of book in italics: Subtitle of book in italics. Publisher, Year of publication.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B06C68" w15:done="0"/>
  <w15:commentEx w15:paraId="1189EBE2" w15:done="0"/>
  <w15:commentEx w15:paraId="41DAB59C" w15:done="0"/>
  <w15:commentEx w15:paraId="5090E61D" w15:done="0"/>
  <w15:commentEx w15:paraId="6E3AD922" w15:done="0"/>
  <w15:commentEx w15:paraId="34A33FE2" w15:done="0"/>
  <w15:commentEx w15:paraId="68BED899" w15:done="0"/>
  <w15:commentEx w15:paraId="7C67FD76" w15:done="0"/>
  <w15:commentEx w15:paraId="62A5B795" w15:done="0"/>
  <w15:commentEx w15:paraId="5273A5BD" w15:done="0"/>
  <w15:commentEx w15:paraId="3A8E7130" w15:done="0"/>
  <w15:commentEx w15:paraId="25A7E3C6" w15:done="0"/>
  <w15:commentEx w15:paraId="488593B7" w15:done="0"/>
  <w15:commentEx w15:paraId="5BB604C2" w15:done="0"/>
  <w15:commentEx w15:paraId="3ED228A2" w15:done="0"/>
  <w15:commentEx w15:paraId="1B3C81FD" w15:done="0"/>
  <w15:commentEx w15:paraId="50957ED0" w15:done="0"/>
  <w15:commentEx w15:paraId="434CA199" w15:done="0"/>
  <w15:commentEx w15:paraId="5C482556" w15:done="0"/>
  <w15:commentEx w15:paraId="39821434" w15:done="0"/>
  <w15:commentEx w15:paraId="472B97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BA87E9" w16cex:dateUtc="2026-06-09T23:30:00Z"/>
  <w16cex:commentExtensible w16cex:durableId="2B0073E9" w16cex:dateUtc="2026-06-09T23:35:00Z"/>
  <w16cex:commentExtensible w16cex:durableId="1A34DAB4" w16cex:dateUtc="2026-06-09T23:38:00Z"/>
  <w16cex:commentExtensible w16cex:durableId="304FAEAA" w16cex:dateUtc="2026-06-09T23:39:00Z"/>
  <w16cex:commentExtensible w16cex:durableId="185DCCAE" w16cex:dateUtc="2026-06-09T23:40:00Z"/>
  <w16cex:commentExtensible w16cex:durableId="1CFE78BD" w16cex:dateUtc="2026-06-10T00:01:00Z"/>
  <w16cex:commentExtensible w16cex:durableId="7D1C82A9" w16cex:dateUtc="2026-06-10T00:02:00Z"/>
  <w16cex:commentExtensible w16cex:durableId="790C3A3E" w16cex:dateUtc="2026-06-10T18:24:00Z"/>
  <w16cex:commentExtensible w16cex:durableId="1BB3E600" w16cex:dateUtc="2026-06-10T18:26:00Z"/>
  <w16cex:commentExtensible w16cex:durableId="53422145" w16cex:dateUtc="2026-06-10T18:29:00Z"/>
  <w16cex:commentExtensible w16cex:durableId="580CE442" w16cex:dateUtc="2026-06-10T18:32:00Z"/>
  <w16cex:commentExtensible w16cex:durableId="5AE1D105" w16cex:dateUtc="2026-06-10T18:34:00Z"/>
  <w16cex:commentExtensible w16cex:durableId="5AE0E4FD" w16cex:dateUtc="2026-06-10T18:34:00Z"/>
  <w16cex:commentExtensible w16cex:durableId="27254848" w16cex:dateUtc="2026-06-10T18:36:00Z"/>
  <w16cex:commentExtensible w16cex:durableId="74DF8981" w16cex:dateUtc="2026-06-10T18:38:00Z"/>
  <w16cex:commentExtensible w16cex:durableId="1065CD1F" w16cex:dateUtc="2026-06-10T18:38:00Z"/>
  <w16cex:commentExtensible w16cex:durableId="46EC4E40" w16cex:dateUtc="2026-06-10T18:39:00Z"/>
  <w16cex:commentExtensible w16cex:durableId="08E6A9EE" w16cex:dateUtc="2026-06-10T18:48:00Z"/>
  <w16cex:commentExtensible w16cex:durableId="45EF5AD2" w16cex:dateUtc="2026-06-10T18:50:00Z"/>
  <w16cex:commentExtensible w16cex:durableId="10F0C215" w16cex:dateUtc="2026-06-10T18:51:00Z"/>
  <w16cex:commentExtensible w16cex:durableId="264E01C9" w16cex:dateUtc="2026-06-10T18: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B06C68" w16cid:durableId="63BA87E9"/>
  <w16cid:commentId w16cid:paraId="1189EBE2" w16cid:durableId="2B0073E9"/>
  <w16cid:commentId w16cid:paraId="41DAB59C" w16cid:durableId="1A34DAB4"/>
  <w16cid:commentId w16cid:paraId="5090E61D" w16cid:durableId="304FAEAA"/>
  <w16cid:commentId w16cid:paraId="6E3AD922" w16cid:durableId="185DCCAE"/>
  <w16cid:commentId w16cid:paraId="34A33FE2" w16cid:durableId="1CFE78BD"/>
  <w16cid:commentId w16cid:paraId="68BED899" w16cid:durableId="7D1C82A9"/>
  <w16cid:commentId w16cid:paraId="7C67FD76" w16cid:durableId="790C3A3E"/>
  <w16cid:commentId w16cid:paraId="62A5B795" w16cid:durableId="1BB3E600"/>
  <w16cid:commentId w16cid:paraId="5273A5BD" w16cid:durableId="53422145"/>
  <w16cid:commentId w16cid:paraId="3A8E7130" w16cid:durableId="580CE442"/>
  <w16cid:commentId w16cid:paraId="25A7E3C6" w16cid:durableId="5AE1D105"/>
  <w16cid:commentId w16cid:paraId="488593B7" w16cid:durableId="5AE0E4FD"/>
  <w16cid:commentId w16cid:paraId="5BB604C2" w16cid:durableId="27254848"/>
  <w16cid:commentId w16cid:paraId="3ED228A2" w16cid:durableId="74DF8981"/>
  <w16cid:commentId w16cid:paraId="1B3C81FD" w16cid:durableId="1065CD1F"/>
  <w16cid:commentId w16cid:paraId="50957ED0" w16cid:durableId="46EC4E40"/>
  <w16cid:commentId w16cid:paraId="434CA199" w16cid:durableId="08E6A9EE"/>
  <w16cid:commentId w16cid:paraId="5C482556" w16cid:durableId="45EF5AD2"/>
  <w16cid:commentId w16cid:paraId="39821434" w16cid:durableId="10F0C215"/>
  <w16cid:commentId w16cid:paraId="472B9724" w16cid:durableId="264E01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8DFF4" w14:textId="77777777" w:rsidR="008B41E1" w:rsidRDefault="008B41E1">
      <w:pPr>
        <w:spacing w:line="240" w:lineRule="auto"/>
      </w:pPr>
      <w:r>
        <w:separator/>
      </w:r>
    </w:p>
  </w:endnote>
  <w:endnote w:type="continuationSeparator" w:id="0">
    <w:p w14:paraId="2D9CFE9A" w14:textId="77777777" w:rsidR="008B41E1" w:rsidRDefault="008B41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badi">
    <w:charset w:val="00"/>
    <w:family w:val="swiss"/>
    <w:pitch w:val="variable"/>
    <w:sig w:usb0="80000003"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4339C" w14:textId="77777777" w:rsidR="008B41E1" w:rsidRDefault="008B41E1">
      <w:pPr>
        <w:spacing w:line="240" w:lineRule="auto"/>
      </w:pPr>
      <w:r>
        <w:separator/>
      </w:r>
    </w:p>
  </w:footnote>
  <w:footnote w:type="continuationSeparator" w:id="0">
    <w:p w14:paraId="4F113606" w14:textId="77777777" w:rsidR="008B41E1" w:rsidRDefault="008B41E1">
      <w:pPr>
        <w:spacing w:line="240" w:lineRule="auto"/>
      </w:pPr>
      <w:r>
        <w:continuationSeparator/>
      </w:r>
    </w:p>
  </w:footnote>
  <w:footnote w:id="1">
    <w:p w14:paraId="1CB1206F" w14:textId="77777777" w:rsidR="00C71EDB" w:rsidRPr="00C71EDB" w:rsidRDefault="00C71EDB" w:rsidP="00405318">
      <w:pPr>
        <w:pStyle w:val="FootnoteText"/>
        <w:spacing w:line="240" w:lineRule="auto"/>
        <w:rPr>
          <w:lang w:val="en-CA"/>
        </w:rPr>
      </w:pPr>
      <w:r>
        <w:rPr>
          <w:rStyle w:val="FootnoteReference"/>
        </w:rPr>
        <w:footnoteRef/>
      </w:r>
      <w:r>
        <w:t xml:space="preserve"> </w:t>
      </w:r>
      <w:r w:rsidR="003C65CE">
        <w:rPr>
          <w:lang w:val="en-CA"/>
        </w:rPr>
        <w:t>Pettegree &amp; Der Weduwen</w:t>
      </w:r>
      <w:r>
        <w:rPr>
          <w:lang w:val="en-CA"/>
        </w:rPr>
        <w:t>, 2</w:t>
      </w:r>
    </w:p>
  </w:footnote>
  <w:footnote w:id="2">
    <w:p w14:paraId="52360216" w14:textId="77777777" w:rsidR="00F107D7" w:rsidRPr="00F107D7" w:rsidRDefault="00F107D7" w:rsidP="00405318">
      <w:pPr>
        <w:pStyle w:val="FootnoteText"/>
        <w:spacing w:line="240" w:lineRule="auto"/>
        <w:rPr>
          <w:lang w:val="en-CA"/>
        </w:rPr>
      </w:pPr>
      <w:r>
        <w:rPr>
          <w:rStyle w:val="FootnoteReference"/>
        </w:rPr>
        <w:footnoteRef/>
      </w:r>
      <w:r w:rsidR="00521ED4">
        <w:rPr>
          <w:lang w:val="en-CA"/>
        </w:rPr>
        <w:t xml:space="preserve"> </w:t>
      </w:r>
      <w:r w:rsidR="003C65CE">
        <w:rPr>
          <w:lang w:val="en-CA"/>
        </w:rPr>
        <w:t>Pettegree &amp; Der Weduwen</w:t>
      </w:r>
      <w:r>
        <w:rPr>
          <w:lang w:val="en-CA"/>
        </w:rPr>
        <w:t>, 7</w:t>
      </w:r>
    </w:p>
  </w:footnote>
  <w:footnote w:id="3">
    <w:p w14:paraId="7CFAF5EF" w14:textId="77777777" w:rsidR="006F71A3" w:rsidRPr="006F71A3" w:rsidRDefault="006F71A3" w:rsidP="00405318">
      <w:pPr>
        <w:pStyle w:val="FootnoteText"/>
        <w:spacing w:line="240" w:lineRule="auto"/>
        <w:rPr>
          <w:lang w:val="en-CA"/>
        </w:rPr>
      </w:pPr>
      <w:r>
        <w:rPr>
          <w:rStyle w:val="FootnoteReference"/>
        </w:rPr>
        <w:footnoteRef/>
      </w:r>
      <w:r w:rsidR="00521ED4">
        <w:rPr>
          <w:lang w:val="en-CA"/>
        </w:rPr>
        <w:t xml:space="preserve"> </w:t>
      </w:r>
      <w:r w:rsidR="003C65CE">
        <w:rPr>
          <w:lang w:val="en-CA"/>
        </w:rPr>
        <w:t>Pettegree &amp; Der Weduwen</w:t>
      </w:r>
      <w:r>
        <w:rPr>
          <w:lang w:val="en-CA"/>
        </w:rPr>
        <w:t>, 140</w:t>
      </w:r>
    </w:p>
  </w:footnote>
  <w:footnote w:id="4">
    <w:p w14:paraId="42B9B9E6" w14:textId="77777777" w:rsidR="00B414B3" w:rsidRPr="00B414B3" w:rsidRDefault="00B414B3" w:rsidP="00405318">
      <w:pPr>
        <w:pStyle w:val="FootnoteText"/>
        <w:spacing w:line="240" w:lineRule="auto"/>
        <w:rPr>
          <w:lang w:val="en-CA"/>
        </w:rPr>
      </w:pPr>
      <w:r>
        <w:rPr>
          <w:rStyle w:val="FootnoteReference"/>
        </w:rPr>
        <w:footnoteRef/>
      </w:r>
      <w:r w:rsidR="00521ED4">
        <w:rPr>
          <w:lang w:val="en-CA"/>
        </w:rPr>
        <w:t xml:space="preserve"> </w:t>
      </w:r>
      <w:r w:rsidR="003C65CE">
        <w:rPr>
          <w:lang w:val="en-CA"/>
        </w:rPr>
        <w:t>Pettegree &amp; Der Weduwen</w:t>
      </w:r>
      <w:r>
        <w:rPr>
          <w:lang w:val="en-CA"/>
        </w:rPr>
        <w:t>, 415</w:t>
      </w:r>
    </w:p>
  </w:footnote>
  <w:footnote w:id="5">
    <w:p w14:paraId="6A1D91EE" w14:textId="77777777" w:rsidR="009C1BC5" w:rsidRPr="009C1BC5" w:rsidRDefault="009C1BC5" w:rsidP="00405318">
      <w:pPr>
        <w:pStyle w:val="FootnoteText"/>
        <w:spacing w:line="240" w:lineRule="auto"/>
        <w:rPr>
          <w:lang w:val="en-CA"/>
        </w:rPr>
      </w:pPr>
      <w:r>
        <w:rPr>
          <w:rStyle w:val="FootnoteReference"/>
        </w:rPr>
        <w:footnoteRef/>
      </w:r>
      <w:r w:rsidR="00405318">
        <w:rPr>
          <w:lang w:val="en-CA"/>
        </w:rPr>
        <w:t xml:space="preserve"> </w:t>
      </w:r>
      <w:r w:rsidR="003C65CE">
        <w:rPr>
          <w:lang w:val="en-CA"/>
        </w:rPr>
        <w:t>Pettegree &amp; Der Weduwen</w:t>
      </w:r>
      <w:r>
        <w:rPr>
          <w:lang w:val="en-CA"/>
        </w:rPr>
        <w:t>, 246</w:t>
      </w:r>
    </w:p>
  </w:footnote>
  <w:footnote w:id="6">
    <w:p w14:paraId="0B744E73" w14:textId="77777777" w:rsidR="00D03A39" w:rsidRPr="00D03A39" w:rsidRDefault="00D03A39" w:rsidP="00405318">
      <w:pPr>
        <w:pStyle w:val="FootnoteText"/>
        <w:spacing w:line="240" w:lineRule="auto"/>
        <w:rPr>
          <w:lang w:val="en-CA"/>
        </w:rPr>
      </w:pPr>
      <w:r>
        <w:rPr>
          <w:rStyle w:val="FootnoteReference"/>
        </w:rPr>
        <w:footnoteRef/>
      </w:r>
      <w:r>
        <w:t xml:space="preserve"> </w:t>
      </w:r>
      <w:r>
        <w:rPr>
          <w:lang w:val="en-CA"/>
        </w:rPr>
        <w:t>Paulos, 63</w:t>
      </w:r>
    </w:p>
  </w:footnote>
  <w:footnote w:id="7">
    <w:p w14:paraId="07F25657" w14:textId="77777777" w:rsidR="00F01AFC" w:rsidRPr="00F01AFC" w:rsidRDefault="00F01AFC" w:rsidP="00405318">
      <w:pPr>
        <w:pStyle w:val="FootnoteText"/>
        <w:spacing w:line="240" w:lineRule="auto"/>
        <w:rPr>
          <w:lang w:val="en-CA"/>
        </w:rPr>
      </w:pPr>
      <w:r>
        <w:rPr>
          <w:rStyle w:val="FootnoteReference"/>
        </w:rPr>
        <w:footnoteRef/>
      </w:r>
      <w:r w:rsidR="008B050D">
        <w:rPr>
          <w:lang w:val="en-CA"/>
        </w:rPr>
        <w:t xml:space="preserve"> </w:t>
      </w:r>
      <w:r w:rsidR="003C65CE">
        <w:rPr>
          <w:lang w:val="en-CA"/>
        </w:rPr>
        <w:t>Pettegree &amp; Der Weduwen</w:t>
      </w:r>
      <w:r>
        <w:rPr>
          <w:lang w:val="en-CA"/>
        </w:rPr>
        <w:t>, 398</w:t>
      </w:r>
    </w:p>
  </w:footnote>
  <w:footnote w:id="8">
    <w:p w14:paraId="76E702CC" w14:textId="77777777" w:rsidR="009D6F4B" w:rsidRPr="009D6F4B" w:rsidRDefault="009D6F4B" w:rsidP="00405318">
      <w:pPr>
        <w:pStyle w:val="FootnoteText"/>
        <w:spacing w:line="240" w:lineRule="auto"/>
        <w:rPr>
          <w:lang w:val="en-CA"/>
        </w:rPr>
      </w:pPr>
      <w:r>
        <w:rPr>
          <w:rStyle w:val="FootnoteReference"/>
        </w:rPr>
        <w:footnoteRef/>
      </w:r>
      <w:r>
        <w:t xml:space="preserve"> </w:t>
      </w:r>
      <w:r w:rsidR="008B050D">
        <w:rPr>
          <w:lang w:val="en-CA"/>
        </w:rPr>
        <w:t>Piercey</w:t>
      </w:r>
      <w:r>
        <w:rPr>
          <w:lang w:val="en-CA"/>
        </w:rPr>
        <w:t>, 2</w:t>
      </w:r>
    </w:p>
  </w:footnote>
  <w:footnote w:id="9">
    <w:p w14:paraId="176338FC" w14:textId="77777777" w:rsidR="0064583A" w:rsidRPr="0064583A" w:rsidRDefault="0064583A" w:rsidP="00405318">
      <w:pPr>
        <w:pStyle w:val="FootnoteText"/>
        <w:spacing w:line="240" w:lineRule="auto"/>
        <w:rPr>
          <w:lang w:val="en-CA"/>
        </w:rPr>
      </w:pPr>
      <w:r>
        <w:rPr>
          <w:rStyle w:val="FootnoteReference"/>
        </w:rPr>
        <w:footnoteRef/>
      </w:r>
      <w:r>
        <w:t xml:space="preserve"> </w:t>
      </w:r>
      <w:r>
        <w:rPr>
          <w:lang w:val="en-CA"/>
        </w:rPr>
        <w:t>Brockbank &amp; King, CBC</w:t>
      </w:r>
    </w:p>
  </w:footnote>
  <w:footnote w:id="10">
    <w:p w14:paraId="548DCC2D" w14:textId="77777777" w:rsidR="00C33EAA" w:rsidRPr="00C33EAA" w:rsidRDefault="00C33EAA" w:rsidP="00405318">
      <w:pPr>
        <w:pStyle w:val="FootnoteText"/>
        <w:spacing w:line="240" w:lineRule="auto"/>
        <w:rPr>
          <w:lang w:val="en-CA"/>
        </w:rPr>
      </w:pPr>
      <w:r>
        <w:rPr>
          <w:rStyle w:val="FootnoteReference"/>
        </w:rPr>
        <w:footnoteRef/>
      </w:r>
      <w:r w:rsidR="008B050D">
        <w:rPr>
          <w:lang w:val="en-CA"/>
        </w:rPr>
        <w:t xml:space="preserve"> Piercey</w:t>
      </w:r>
      <w:r>
        <w:rPr>
          <w:lang w:val="en-CA"/>
        </w:rPr>
        <w:t>, 17</w:t>
      </w:r>
    </w:p>
  </w:footnote>
  <w:footnote w:id="11">
    <w:p w14:paraId="5EDEAFC4" w14:textId="77777777" w:rsidR="009F186C" w:rsidRPr="009F186C" w:rsidRDefault="009F186C" w:rsidP="00405318">
      <w:pPr>
        <w:pStyle w:val="FootnoteText"/>
        <w:spacing w:line="240" w:lineRule="auto"/>
        <w:rPr>
          <w:lang w:val="en-CA"/>
        </w:rPr>
      </w:pPr>
      <w:r>
        <w:rPr>
          <w:rStyle w:val="FootnoteReference"/>
        </w:rPr>
        <w:footnoteRef/>
      </w:r>
      <w:r>
        <w:t xml:space="preserve"> </w:t>
      </w:r>
      <w:r w:rsidR="008B050D">
        <w:rPr>
          <w:lang w:val="en-CA"/>
        </w:rPr>
        <w:t>Piercey</w:t>
      </w:r>
      <w:r>
        <w:rPr>
          <w:lang w:val="en-CA"/>
        </w:rPr>
        <w:t xml:space="preserve">, </w:t>
      </w:r>
      <w:r w:rsidR="008E1050">
        <w:rPr>
          <w:lang w:val="en-CA"/>
        </w:rPr>
        <w:t>67</w:t>
      </w:r>
    </w:p>
  </w:footnote>
  <w:footnote w:id="12">
    <w:p w14:paraId="2009CEBE" w14:textId="77777777" w:rsidR="00EA63DC" w:rsidRPr="00EA63DC" w:rsidRDefault="00EA63DC" w:rsidP="00405318">
      <w:pPr>
        <w:pStyle w:val="FootnoteText"/>
        <w:spacing w:line="240" w:lineRule="auto"/>
        <w:rPr>
          <w:lang w:val="en-CA"/>
        </w:rPr>
      </w:pPr>
      <w:r>
        <w:rPr>
          <w:rStyle w:val="FootnoteReference"/>
        </w:rPr>
        <w:footnoteRef/>
      </w:r>
      <w:r w:rsidR="003C65CE">
        <w:rPr>
          <w:lang w:val="en-CA"/>
        </w:rPr>
        <w:t xml:space="preserve"> Pettegree &amp; Der Weduwen</w:t>
      </w:r>
      <w:r>
        <w:rPr>
          <w:lang w:val="en-CA"/>
        </w:rPr>
        <w:t>, 238</w:t>
      </w:r>
      <w:r w:rsidR="00654F1F">
        <w:rPr>
          <w:lang w:val="en-CA"/>
        </w:rPr>
        <w:t>, 410</w:t>
      </w:r>
    </w:p>
  </w:footnote>
  <w:footnote w:id="13">
    <w:p w14:paraId="334D0F03" w14:textId="77777777" w:rsidR="000D7CFF" w:rsidRPr="000D7CFF" w:rsidRDefault="000D7CFF" w:rsidP="00405318">
      <w:pPr>
        <w:pStyle w:val="FootnoteText"/>
        <w:spacing w:line="240" w:lineRule="auto"/>
        <w:rPr>
          <w:lang w:val="en-CA"/>
        </w:rPr>
      </w:pPr>
      <w:r>
        <w:rPr>
          <w:rStyle w:val="FootnoteReference"/>
        </w:rPr>
        <w:footnoteRef/>
      </w:r>
      <w:r w:rsidR="003C65CE">
        <w:rPr>
          <w:lang w:val="en-CA"/>
        </w:rPr>
        <w:t xml:space="preserve"> Pettegree &amp; Der Weduwen</w:t>
      </w:r>
      <w:r>
        <w:rPr>
          <w:lang w:val="en-CA"/>
        </w:rPr>
        <w:t>, 361</w:t>
      </w:r>
    </w:p>
  </w:footnote>
  <w:footnote w:id="14">
    <w:p w14:paraId="1FF908D3" w14:textId="77777777" w:rsidR="00D97DE2" w:rsidRPr="00EF5F5F" w:rsidRDefault="00D97DE2" w:rsidP="00D97DE2">
      <w:pPr>
        <w:pStyle w:val="FootnoteText"/>
        <w:spacing w:line="240" w:lineRule="auto"/>
        <w:rPr>
          <w:ins w:id="80" w:author="G Zurawell" w:date="2026-06-10T12:43:00Z" w16du:dateUtc="2026-06-10T18:43:00Z"/>
          <w:lang w:val="en-CA"/>
        </w:rPr>
      </w:pPr>
      <w:ins w:id="81" w:author="G Zurawell" w:date="2026-06-10T12:43:00Z" w16du:dateUtc="2026-06-10T18:43:00Z">
        <w:r>
          <w:rPr>
            <w:rStyle w:val="FootnoteReference"/>
          </w:rPr>
          <w:footnoteRef/>
        </w:r>
        <w:r>
          <w:rPr>
            <w:lang w:val="en-CA"/>
          </w:rPr>
          <w:t xml:space="preserve"> Pettegree &amp; Der Weduwen, 9</w:t>
        </w:r>
      </w:ins>
    </w:p>
  </w:footnote>
  <w:footnote w:id="15">
    <w:p w14:paraId="2E45C493" w14:textId="77777777" w:rsidR="00EF5F5F" w:rsidRPr="00EF5F5F" w:rsidRDefault="00EF5F5F" w:rsidP="00405318">
      <w:pPr>
        <w:pStyle w:val="FootnoteText"/>
        <w:spacing w:line="240" w:lineRule="auto"/>
        <w:rPr>
          <w:lang w:val="en-CA"/>
        </w:rPr>
      </w:pPr>
      <w:r>
        <w:rPr>
          <w:rStyle w:val="FootnoteReference"/>
        </w:rPr>
        <w:footnoteRef/>
      </w:r>
      <w:r w:rsidR="003C65CE">
        <w:rPr>
          <w:lang w:val="en-CA"/>
        </w:rPr>
        <w:t xml:space="preserve"> Pettegree &amp; Der Weduwen</w:t>
      </w:r>
      <w:r>
        <w:rPr>
          <w:lang w:val="en-CA"/>
        </w:rPr>
        <w:t>, 9</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423578"/>
      <w:docPartObj>
        <w:docPartGallery w:val="Page Numbers (Top of Page)"/>
        <w:docPartUnique/>
      </w:docPartObj>
    </w:sdtPr>
    <w:sdtEndPr>
      <w:rPr>
        <w:noProof/>
      </w:rPr>
    </w:sdtEndPr>
    <w:sdtContent>
      <w:p w14:paraId="09C0B037" w14:textId="3361EE10" w:rsidR="00541886" w:rsidRDefault="00541886">
        <w:pPr>
          <w:pStyle w:val="Header"/>
        </w:pPr>
        <w:r>
          <w:fldChar w:fldCharType="begin"/>
        </w:r>
        <w:r>
          <w:instrText xml:space="preserve"> PAGE   \* MERGEFORMAT </w:instrText>
        </w:r>
        <w:r>
          <w:fldChar w:fldCharType="separate"/>
        </w:r>
        <w:r>
          <w:rPr>
            <w:noProof/>
          </w:rPr>
          <w:t>2</w:t>
        </w:r>
        <w:r>
          <w:rPr>
            <w:noProof/>
          </w:rPr>
          <w:fldChar w:fldCharType="end"/>
        </w:r>
      </w:p>
    </w:sdtContent>
  </w:sdt>
  <w:p w14:paraId="5BFB9A5D" w14:textId="77777777" w:rsidR="00541886" w:rsidRDefault="005418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265366"/>
      <w:docPartObj>
        <w:docPartGallery w:val="Page Numbers (Top of Page)"/>
        <w:docPartUnique/>
      </w:docPartObj>
    </w:sdtPr>
    <w:sdtEndPr>
      <w:rPr>
        <w:noProof/>
      </w:rPr>
    </w:sdtEndPr>
    <w:sdtContent>
      <w:p w14:paraId="15714125" w14:textId="700C359D" w:rsidR="00BF387F" w:rsidRDefault="00BF387F">
        <w:pPr>
          <w:pStyle w:val="Header"/>
        </w:pPr>
        <w:r>
          <w:fldChar w:fldCharType="begin"/>
        </w:r>
        <w:r>
          <w:instrText xml:space="preserve"> PAGE   \* MERGEFORMAT </w:instrText>
        </w:r>
        <w:r>
          <w:fldChar w:fldCharType="separate"/>
        </w:r>
        <w:r>
          <w:rPr>
            <w:noProof/>
          </w:rPr>
          <w:t>2</w:t>
        </w:r>
        <w:r>
          <w:rPr>
            <w:noProof/>
          </w:rPr>
          <w:fldChar w:fldCharType="end"/>
        </w:r>
      </w:p>
    </w:sdtContent>
  </w:sdt>
  <w:p w14:paraId="6411C510" w14:textId="3797F335" w:rsidR="001B1AE5" w:rsidRDefault="001B1A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16cid:durableId="31155278">
    <w:abstractNumId w:val="9"/>
  </w:num>
  <w:num w:numId="2" w16cid:durableId="841090173">
    <w:abstractNumId w:val="7"/>
  </w:num>
  <w:num w:numId="3" w16cid:durableId="1084883988">
    <w:abstractNumId w:val="6"/>
  </w:num>
  <w:num w:numId="4" w16cid:durableId="965086421">
    <w:abstractNumId w:val="5"/>
  </w:num>
  <w:num w:numId="5" w16cid:durableId="138230716">
    <w:abstractNumId w:val="4"/>
  </w:num>
  <w:num w:numId="6" w16cid:durableId="1945073849">
    <w:abstractNumId w:val="8"/>
  </w:num>
  <w:num w:numId="7" w16cid:durableId="55670693">
    <w:abstractNumId w:val="3"/>
  </w:num>
  <w:num w:numId="8" w16cid:durableId="235938171">
    <w:abstractNumId w:val="2"/>
  </w:num>
  <w:num w:numId="9" w16cid:durableId="628050953">
    <w:abstractNumId w:val="1"/>
  </w:num>
  <w:num w:numId="10" w16cid:durableId="230698397">
    <w:abstractNumId w:val="0"/>
  </w:num>
  <w:num w:numId="11" w16cid:durableId="45570472">
    <w:abstractNumId w:val="10"/>
  </w:num>
  <w:num w:numId="12" w16cid:durableId="1769960455">
    <w:abstractNumId w:val="11"/>
  </w:num>
  <w:num w:numId="13" w16cid:durableId="99398953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 Zurawell">
    <w15:presenceInfo w15:providerId="Windows Live" w15:userId="90a3ed69c000ee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10A"/>
    <w:rsid w:val="000469E9"/>
    <w:rsid w:val="000A447B"/>
    <w:rsid w:val="000B0200"/>
    <w:rsid w:val="000B6286"/>
    <w:rsid w:val="000C69DB"/>
    <w:rsid w:val="000D7CFF"/>
    <w:rsid w:val="00104A28"/>
    <w:rsid w:val="001164F1"/>
    <w:rsid w:val="00121EA0"/>
    <w:rsid w:val="00135679"/>
    <w:rsid w:val="001418C3"/>
    <w:rsid w:val="001470A9"/>
    <w:rsid w:val="0015152D"/>
    <w:rsid w:val="00195A2D"/>
    <w:rsid w:val="001B1AE5"/>
    <w:rsid w:val="001D46F1"/>
    <w:rsid w:val="0024577D"/>
    <w:rsid w:val="0025098A"/>
    <w:rsid w:val="00292208"/>
    <w:rsid w:val="002969EC"/>
    <w:rsid w:val="002A0181"/>
    <w:rsid w:val="002D7EE0"/>
    <w:rsid w:val="002F0695"/>
    <w:rsid w:val="002F443F"/>
    <w:rsid w:val="002F4BCF"/>
    <w:rsid w:val="003133D1"/>
    <w:rsid w:val="003154CC"/>
    <w:rsid w:val="0033202D"/>
    <w:rsid w:val="00332B3E"/>
    <w:rsid w:val="00360C88"/>
    <w:rsid w:val="00361F5F"/>
    <w:rsid w:val="00362F6B"/>
    <w:rsid w:val="003701CE"/>
    <w:rsid w:val="0037118D"/>
    <w:rsid w:val="00386903"/>
    <w:rsid w:val="00391743"/>
    <w:rsid w:val="003B2648"/>
    <w:rsid w:val="003C65CE"/>
    <w:rsid w:val="003D1007"/>
    <w:rsid w:val="003D2094"/>
    <w:rsid w:val="003E7680"/>
    <w:rsid w:val="00405318"/>
    <w:rsid w:val="00426793"/>
    <w:rsid w:val="0046601A"/>
    <w:rsid w:val="00480586"/>
    <w:rsid w:val="004A3275"/>
    <w:rsid w:val="004C1864"/>
    <w:rsid w:val="00516A09"/>
    <w:rsid w:val="00521ED4"/>
    <w:rsid w:val="00530CF7"/>
    <w:rsid w:val="0054081C"/>
    <w:rsid w:val="00541886"/>
    <w:rsid w:val="00553559"/>
    <w:rsid w:val="00570174"/>
    <w:rsid w:val="00585D68"/>
    <w:rsid w:val="005D6B77"/>
    <w:rsid w:val="005E2BFC"/>
    <w:rsid w:val="00607271"/>
    <w:rsid w:val="00616A5B"/>
    <w:rsid w:val="0064583A"/>
    <w:rsid w:val="0065059D"/>
    <w:rsid w:val="006511E0"/>
    <w:rsid w:val="00654F1F"/>
    <w:rsid w:val="0067660F"/>
    <w:rsid w:val="00690B63"/>
    <w:rsid w:val="006A2440"/>
    <w:rsid w:val="006D4707"/>
    <w:rsid w:val="006F71A3"/>
    <w:rsid w:val="0073069F"/>
    <w:rsid w:val="00735CE6"/>
    <w:rsid w:val="00751EA5"/>
    <w:rsid w:val="00760CAE"/>
    <w:rsid w:val="00760DDE"/>
    <w:rsid w:val="007A66AE"/>
    <w:rsid w:val="00810DE8"/>
    <w:rsid w:val="00830163"/>
    <w:rsid w:val="00833251"/>
    <w:rsid w:val="008425FC"/>
    <w:rsid w:val="00865CCA"/>
    <w:rsid w:val="00876B0B"/>
    <w:rsid w:val="00884C95"/>
    <w:rsid w:val="008B050D"/>
    <w:rsid w:val="008B3583"/>
    <w:rsid w:val="008B41E1"/>
    <w:rsid w:val="008E1050"/>
    <w:rsid w:val="008E55FD"/>
    <w:rsid w:val="008F1510"/>
    <w:rsid w:val="00904AAC"/>
    <w:rsid w:val="0093433B"/>
    <w:rsid w:val="00963678"/>
    <w:rsid w:val="00970C57"/>
    <w:rsid w:val="009A482E"/>
    <w:rsid w:val="009B1FC7"/>
    <w:rsid w:val="009C1BC5"/>
    <w:rsid w:val="009D6F4B"/>
    <w:rsid w:val="009F186C"/>
    <w:rsid w:val="00A01B0F"/>
    <w:rsid w:val="00A558A1"/>
    <w:rsid w:val="00AB1B59"/>
    <w:rsid w:val="00AF1613"/>
    <w:rsid w:val="00B414B3"/>
    <w:rsid w:val="00B5063A"/>
    <w:rsid w:val="00B557FD"/>
    <w:rsid w:val="00B66ED3"/>
    <w:rsid w:val="00B72E40"/>
    <w:rsid w:val="00B83F90"/>
    <w:rsid w:val="00BA3516"/>
    <w:rsid w:val="00BB6E82"/>
    <w:rsid w:val="00BC4A1A"/>
    <w:rsid w:val="00BD7FC2"/>
    <w:rsid w:val="00BF23BE"/>
    <w:rsid w:val="00BF2CB1"/>
    <w:rsid w:val="00BF387F"/>
    <w:rsid w:val="00BF77DF"/>
    <w:rsid w:val="00C33EAA"/>
    <w:rsid w:val="00C3658F"/>
    <w:rsid w:val="00C517BE"/>
    <w:rsid w:val="00C71EDB"/>
    <w:rsid w:val="00CB6907"/>
    <w:rsid w:val="00CE71D4"/>
    <w:rsid w:val="00CF12F4"/>
    <w:rsid w:val="00D03A39"/>
    <w:rsid w:val="00D05D07"/>
    <w:rsid w:val="00D40F52"/>
    <w:rsid w:val="00D45A1E"/>
    <w:rsid w:val="00D464C9"/>
    <w:rsid w:val="00D97DE2"/>
    <w:rsid w:val="00E26000"/>
    <w:rsid w:val="00E43E6E"/>
    <w:rsid w:val="00E513AE"/>
    <w:rsid w:val="00E6710A"/>
    <w:rsid w:val="00E83C3D"/>
    <w:rsid w:val="00E84CD4"/>
    <w:rsid w:val="00E95276"/>
    <w:rsid w:val="00EA068B"/>
    <w:rsid w:val="00EA3EB0"/>
    <w:rsid w:val="00EA63DC"/>
    <w:rsid w:val="00EE3701"/>
    <w:rsid w:val="00EF5F5F"/>
    <w:rsid w:val="00F01AFC"/>
    <w:rsid w:val="00F107D7"/>
    <w:rsid w:val="00F744FA"/>
    <w:rsid w:val="00F8079F"/>
    <w:rsid w:val="00F81F5E"/>
    <w:rsid w:val="00F9269D"/>
    <w:rsid w:val="00FA2071"/>
    <w:rsid w:val="00FA6578"/>
    <w:rsid w:val="00FA6D33"/>
    <w:rsid w:val="00FC5DE7"/>
    <w:rsid w:val="00FD4494"/>
    <w:rsid w:val="00FD5015"/>
    <w:rsid w:val="00FF4D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157D2"/>
  <w15:chartTrackingRefBased/>
  <w15:docId w15:val="{D0618ECC-38C0-AF41-A047-C23F9F2E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FootnoteReference">
    <w:name w:val="footnote reference"/>
    <w:basedOn w:val="DefaultParagraphFont"/>
    <w:uiPriority w:val="99"/>
    <w:semiHidden/>
    <w:unhideWhenUsed/>
    <w:rsid w:val="00C71EDB"/>
    <w:rPr>
      <w:vertAlign w:val="superscript"/>
    </w:rPr>
  </w:style>
  <w:style w:type="character" w:styleId="Hyperlink">
    <w:name w:val="Hyperlink"/>
    <w:basedOn w:val="DefaultParagraphFont"/>
    <w:uiPriority w:val="99"/>
    <w:unhideWhenUsed/>
    <w:rsid w:val="009A482E"/>
    <w:rPr>
      <w:color w:val="5F5F5F" w:themeColor="hyperlink"/>
      <w:u w:val="single"/>
    </w:rPr>
  </w:style>
  <w:style w:type="character" w:styleId="UnresolvedMention">
    <w:name w:val="Unresolved Mention"/>
    <w:basedOn w:val="DefaultParagraphFont"/>
    <w:uiPriority w:val="99"/>
    <w:semiHidden/>
    <w:unhideWhenUsed/>
    <w:rsid w:val="009A482E"/>
    <w:rPr>
      <w:color w:val="605E5C"/>
      <w:shd w:val="clear" w:color="auto" w:fill="E1DFDD"/>
    </w:rPr>
  </w:style>
  <w:style w:type="paragraph" w:styleId="Revision">
    <w:name w:val="Revision"/>
    <w:hidden/>
    <w:uiPriority w:val="99"/>
    <w:semiHidden/>
    <w:rsid w:val="00EE3701"/>
    <w:pPr>
      <w:spacing w:line="240" w:lineRule="auto"/>
      <w:ind w:firstLine="0"/>
    </w:pPr>
  </w:style>
  <w:style w:type="character" w:styleId="CommentReference">
    <w:name w:val="annotation reference"/>
    <w:basedOn w:val="DefaultParagraphFont"/>
    <w:uiPriority w:val="99"/>
    <w:semiHidden/>
    <w:unhideWhenUsed/>
    <w:rsid w:val="003E76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bc.ca/news/canada/toronto/peel-school-board-library-book-weeding-1.6964332"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header" Target="head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B37741-C34C-7647-BA39-6DF541940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5</Pages>
  <Words>1148</Words>
  <Characters>6547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 Zurawell</cp:lastModifiedBy>
  <cp:revision>61</cp:revision>
  <dcterms:created xsi:type="dcterms:W3CDTF">2026-06-09T19:53:00Z</dcterms:created>
  <dcterms:modified xsi:type="dcterms:W3CDTF">2026-06-18T18:46:00Z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