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A8AF" w14:textId="77777777" w:rsidR="0033067F" w:rsidRDefault="0033067F" w:rsidP="0033067F">
      <w:pPr>
        <w:jc w:val="center"/>
        <w:rPr>
          <w:rFonts w:ascii="Times New Roman" w:hAnsi="Times New Roman" w:cs="Times New Roman"/>
          <w:i/>
          <w:iCs/>
          <w:sz w:val="32"/>
          <w:szCs w:val="32"/>
          <w:u w:val="single"/>
        </w:rPr>
      </w:pPr>
      <w:r w:rsidRPr="0035459C">
        <w:rPr>
          <w:rFonts w:ascii="Times New Roman" w:hAnsi="Times New Roman" w:cs="Times New Roman"/>
          <w:i/>
          <w:iCs/>
          <w:sz w:val="32"/>
          <w:szCs w:val="32"/>
          <w:u w:val="single"/>
        </w:rPr>
        <w:t>Prologue</w:t>
      </w:r>
    </w:p>
    <w:p w14:paraId="74271065" w14:textId="77777777" w:rsidR="0033067F" w:rsidRPr="0035459C" w:rsidRDefault="0033067F" w:rsidP="0033067F">
      <w:pPr>
        <w:jc w:val="center"/>
        <w:rPr>
          <w:rFonts w:ascii="Times New Roman" w:hAnsi="Times New Roman" w:cs="Times New Roman"/>
          <w:i/>
          <w:iCs/>
          <w:sz w:val="32"/>
          <w:szCs w:val="32"/>
        </w:rPr>
      </w:pPr>
      <w:r>
        <w:rPr>
          <w:rFonts w:ascii="Times New Roman" w:hAnsi="Times New Roman" w:cs="Times New Roman"/>
          <w:i/>
          <w:iCs/>
          <w:sz w:val="32"/>
          <w:szCs w:val="32"/>
        </w:rPr>
        <w:t>Jax’s POV</w:t>
      </w:r>
    </w:p>
    <w:p w14:paraId="19ACF631" w14:textId="77777777" w:rsidR="0033067F" w:rsidRDefault="0033067F" w:rsidP="0033067F">
      <w:pPr>
        <w:rPr>
          <w:rFonts w:ascii="Times New Roman" w:hAnsi="Times New Roman" w:cs="Times New Roman"/>
          <w:sz w:val="32"/>
          <w:szCs w:val="32"/>
        </w:rPr>
      </w:pPr>
      <w:r>
        <w:rPr>
          <w:rFonts w:ascii="Times New Roman" w:hAnsi="Times New Roman" w:cs="Times New Roman"/>
          <w:sz w:val="32"/>
          <w:szCs w:val="32"/>
        </w:rPr>
        <w:tab/>
      </w:r>
    </w:p>
    <w:p w14:paraId="1B6D8740" w14:textId="77777777" w:rsidR="0033067F" w:rsidRDefault="0033067F" w:rsidP="0033067F">
      <w:pPr>
        <w:rPr>
          <w:ins w:id="0" w:author="G Zurawell" w:date="2026-05-20T11:22:00Z" w16du:dateUtc="2026-05-20T17:22:00Z"/>
          <w:rFonts w:ascii="Times New Roman" w:hAnsi="Times New Roman" w:cs="Times New Roman"/>
          <w:sz w:val="32"/>
          <w:szCs w:val="32"/>
        </w:rPr>
      </w:pPr>
      <w:r>
        <w:rPr>
          <w:rFonts w:ascii="Times New Roman" w:hAnsi="Times New Roman" w:cs="Times New Roman"/>
          <w:sz w:val="32"/>
          <w:szCs w:val="32"/>
        </w:rPr>
        <w:tab/>
      </w:r>
      <w:commentRangeStart w:id="1"/>
      <w:r w:rsidRPr="00312CF2">
        <w:rPr>
          <w:rFonts w:ascii="Times New Roman" w:hAnsi="Times New Roman" w:cs="Times New Roman"/>
          <w:sz w:val="32"/>
          <w:szCs w:val="32"/>
          <w:highlight w:val="lightGray"/>
        </w:rPr>
        <w:t>Ducking his head down just in time, escaping the tiny bits of wood that scattered across the back of his neck as the bullet aimed for his head hit the wooden crate behind him instead</w:t>
      </w:r>
      <w:commentRangeEnd w:id="1"/>
      <w:r w:rsidR="00643591">
        <w:rPr>
          <w:rStyle w:val="CommentReference"/>
          <w:rFonts w:ascii="Times New Roman" w:hAnsi="Times New Roman" w:cs="Times New Roman"/>
          <w:sz w:val="32"/>
          <w:szCs w:val="32"/>
        </w:rPr>
        <w:commentReference w:id="1"/>
      </w:r>
      <w:r>
        <w:rPr>
          <w:rFonts w:ascii="Times New Roman" w:hAnsi="Times New Roman" w:cs="Times New Roman"/>
          <w:sz w:val="32"/>
          <w:szCs w:val="32"/>
        </w:rPr>
        <w:t xml:space="preserve">, </w:t>
      </w:r>
      <w:commentRangeStart w:id="2"/>
      <w:r>
        <w:rPr>
          <w:rFonts w:ascii="Times New Roman" w:hAnsi="Times New Roman" w:cs="Times New Roman"/>
          <w:sz w:val="32"/>
          <w:szCs w:val="32"/>
        </w:rPr>
        <w:t>Jax knew he was running out of time.</w:t>
      </w:r>
      <w:commentRangeEnd w:id="2"/>
      <w:r w:rsidR="00E260CF">
        <w:rPr>
          <w:rStyle w:val="CommentReference"/>
          <w:rFonts w:ascii="Times New Roman" w:hAnsi="Times New Roman" w:cs="Times New Roman"/>
          <w:sz w:val="32"/>
          <w:szCs w:val="32"/>
        </w:rPr>
        <w:commentReference w:id="2"/>
      </w:r>
    </w:p>
    <w:p w14:paraId="7A53FF85" w14:textId="7CAB76D5" w:rsidR="00DC7911" w:rsidRDefault="00DC7911" w:rsidP="0033067F">
      <w:pPr>
        <w:rPr>
          <w:ins w:id="3" w:author="G Zurawell" w:date="2026-05-20T11:17:00Z" w16du:dateUtc="2026-05-20T17:17:00Z"/>
          <w:rFonts w:ascii="Times New Roman" w:hAnsi="Times New Roman" w:cs="Times New Roman"/>
          <w:sz w:val="32"/>
          <w:szCs w:val="32"/>
        </w:rPr>
      </w:pPr>
      <w:ins w:id="4" w:author="G Zurawell" w:date="2026-05-20T11:22:00Z" w16du:dateUtc="2026-05-20T17:22:00Z">
        <w:r>
          <w:rPr>
            <w:rFonts w:ascii="Times New Roman" w:hAnsi="Times New Roman" w:cs="Times New Roman"/>
            <w:sz w:val="32"/>
            <w:szCs w:val="32"/>
          </w:rPr>
          <w:t>Jax knew he was running out of time.</w:t>
        </w:r>
      </w:ins>
    </w:p>
    <w:p w14:paraId="3E0BAE5E" w14:textId="42FB4195" w:rsidR="001E6A2A" w:rsidRDefault="001E6A2A" w:rsidP="0033067F">
      <w:pPr>
        <w:rPr>
          <w:rFonts w:ascii="Times New Roman" w:hAnsi="Times New Roman" w:cs="Times New Roman"/>
          <w:sz w:val="32"/>
          <w:szCs w:val="32"/>
        </w:rPr>
      </w:pPr>
      <w:ins w:id="5" w:author="G Zurawell" w:date="2026-05-20T11:17:00Z" w16du:dateUtc="2026-05-20T17:17:00Z">
        <w:r>
          <w:rPr>
            <w:rFonts w:ascii="Times New Roman" w:hAnsi="Times New Roman" w:cs="Times New Roman"/>
            <w:sz w:val="32"/>
            <w:szCs w:val="32"/>
          </w:rPr>
          <w:tab/>
        </w:r>
        <w:r w:rsidR="00240E51">
          <w:rPr>
            <w:rFonts w:ascii="Times New Roman" w:hAnsi="Times New Roman" w:cs="Times New Roman"/>
            <w:sz w:val="32"/>
            <w:szCs w:val="32"/>
          </w:rPr>
          <w:t>Du</w:t>
        </w:r>
      </w:ins>
      <w:ins w:id="6" w:author="G Zurawell" w:date="2026-05-20T11:18:00Z" w16du:dateUtc="2026-05-20T17:18:00Z">
        <w:r w:rsidR="00240E51">
          <w:rPr>
            <w:rFonts w:ascii="Times New Roman" w:hAnsi="Times New Roman" w:cs="Times New Roman"/>
            <w:sz w:val="32"/>
            <w:szCs w:val="32"/>
          </w:rPr>
          <w:t>cking his head down</w:t>
        </w:r>
        <w:r w:rsidR="00447085">
          <w:rPr>
            <w:rFonts w:ascii="Times New Roman" w:hAnsi="Times New Roman" w:cs="Times New Roman"/>
            <w:sz w:val="32"/>
            <w:szCs w:val="32"/>
          </w:rPr>
          <w:t>,</w:t>
        </w:r>
      </w:ins>
      <w:ins w:id="7" w:author="G Zurawell" w:date="2026-05-20T11:20:00Z" w16du:dateUtc="2026-05-20T17:20:00Z">
        <w:r w:rsidR="005E2C8C">
          <w:rPr>
            <w:rFonts w:ascii="Times New Roman" w:hAnsi="Times New Roman" w:cs="Times New Roman"/>
            <w:sz w:val="32"/>
            <w:szCs w:val="32"/>
          </w:rPr>
          <w:t xml:space="preserve"> </w:t>
        </w:r>
        <w:r w:rsidR="00F66EC0">
          <w:rPr>
            <w:rFonts w:ascii="Times New Roman" w:hAnsi="Times New Roman" w:cs="Times New Roman"/>
            <w:sz w:val="32"/>
            <w:szCs w:val="32"/>
          </w:rPr>
          <w:t>tiny bits of wood scattered across the back of his neck</w:t>
        </w:r>
        <w:r w:rsidR="005E2C8C">
          <w:rPr>
            <w:rFonts w:ascii="Times New Roman" w:hAnsi="Times New Roman" w:cs="Times New Roman"/>
            <w:sz w:val="32"/>
            <w:szCs w:val="32"/>
          </w:rPr>
          <w:t xml:space="preserve"> as the bullet</w:t>
        </w:r>
      </w:ins>
      <w:ins w:id="8" w:author="G Zurawell" w:date="2026-05-20T11:21:00Z" w16du:dateUtc="2026-05-20T17:21:00Z">
        <w:r w:rsidR="00065716">
          <w:rPr>
            <w:rFonts w:ascii="Times New Roman" w:hAnsi="Times New Roman" w:cs="Times New Roman"/>
            <w:sz w:val="32"/>
            <w:szCs w:val="32"/>
          </w:rPr>
          <w:t xml:space="preserve"> aimed for his head hit the crate behind him.</w:t>
        </w:r>
      </w:ins>
    </w:p>
    <w:p w14:paraId="53EA66BC" w14:textId="50E7CBFD" w:rsidR="0033067F" w:rsidRDefault="0033067F" w:rsidP="0033067F">
      <w:pPr>
        <w:rPr>
          <w:rFonts w:ascii="Times New Roman" w:hAnsi="Times New Roman" w:cs="Times New Roman"/>
          <w:sz w:val="32"/>
          <w:szCs w:val="32"/>
        </w:rPr>
      </w:pPr>
      <w:r>
        <w:rPr>
          <w:rFonts w:ascii="Times New Roman" w:hAnsi="Times New Roman" w:cs="Times New Roman"/>
          <w:sz w:val="32"/>
          <w:szCs w:val="32"/>
        </w:rPr>
        <w:tab/>
      </w:r>
      <w:commentRangeStart w:id="9"/>
      <w:del w:id="10" w:author="G Zurawell" w:date="2026-05-24T11:05:00Z" w16du:dateUtc="2026-05-24T17:05:00Z">
        <w:r w:rsidDel="00103279">
          <w:rPr>
            <w:rFonts w:ascii="Times New Roman" w:hAnsi="Times New Roman" w:cs="Times New Roman"/>
            <w:sz w:val="32"/>
            <w:szCs w:val="32"/>
          </w:rPr>
          <w:delText xml:space="preserve">A warm hand gripped onto his, </w:delText>
        </w:r>
        <w:r w:rsidRPr="00F12ED1" w:rsidDel="00103279">
          <w:rPr>
            <w:rFonts w:ascii="Times New Roman" w:hAnsi="Times New Roman" w:cs="Times New Roman"/>
            <w:sz w:val="32"/>
            <w:szCs w:val="32"/>
          </w:rPr>
          <w:delText xml:space="preserve">trembling in terror as the body it was attached to </w:delText>
        </w:r>
      </w:del>
      <w:commentRangeEnd w:id="9"/>
      <w:r w:rsidR="00103279" w:rsidRPr="00F12ED1">
        <w:rPr>
          <w:rStyle w:val="CommentReference"/>
          <w:rFonts w:ascii="Times New Roman" w:hAnsi="Times New Roman" w:cs="Times New Roman"/>
          <w:sz w:val="32"/>
          <w:szCs w:val="32"/>
        </w:rPr>
        <w:commentReference w:id="9"/>
      </w:r>
      <w:del w:id="11" w:author="G Zurawell" w:date="2026-05-24T11:05:00Z" w16du:dateUtc="2026-05-24T17:05:00Z">
        <w:r w:rsidRPr="00F12ED1" w:rsidDel="00103279">
          <w:rPr>
            <w:rFonts w:ascii="Times New Roman" w:hAnsi="Times New Roman" w:cs="Times New Roman"/>
            <w:sz w:val="32"/>
            <w:szCs w:val="32"/>
          </w:rPr>
          <w:delText>leaned harder into his side</w:delText>
        </w:r>
      </w:del>
      <w:r w:rsidRPr="00F12ED1">
        <w:rPr>
          <w:rFonts w:ascii="Times New Roman" w:hAnsi="Times New Roman" w:cs="Times New Roman"/>
          <w:sz w:val="32"/>
          <w:szCs w:val="32"/>
        </w:rPr>
        <w:t>.</w:t>
      </w:r>
      <w:r>
        <w:rPr>
          <w:rFonts w:ascii="Times New Roman" w:hAnsi="Times New Roman" w:cs="Times New Roman"/>
          <w:sz w:val="32"/>
          <w:szCs w:val="32"/>
        </w:rPr>
        <w:t xml:space="preserve"> </w:t>
      </w:r>
      <w:ins w:id="12" w:author="G Zurawell" w:date="2026-05-24T10:57:00Z" w16du:dateUtc="2026-05-24T16:57:00Z">
        <w:r w:rsidR="00375213">
          <w:rPr>
            <w:rFonts w:ascii="Times New Roman" w:hAnsi="Times New Roman" w:cs="Times New Roman"/>
            <w:sz w:val="32"/>
            <w:szCs w:val="32"/>
          </w:rPr>
          <w:t xml:space="preserve">A trembling hand gripped him, and he felt the heat of Tink’s body as she leaned closer into his side. </w:t>
        </w:r>
      </w:ins>
      <w:r>
        <w:rPr>
          <w:rFonts w:ascii="Times New Roman" w:hAnsi="Times New Roman" w:cs="Times New Roman"/>
          <w:sz w:val="32"/>
          <w:szCs w:val="32"/>
        </w:rPr>
        <w:t xml:space="preserve">The petite frame of </w:t>
      </w:r>
      <w:commentRangeStart w:id="13"/>
      <w:r>
        <w:rPr>
          <w:rFonts w:ascii="Times New Roman" w:hAnsi="Times New Roman" w:cs="Times New Roman"/>
          <w:sz w:val="32"/>
          <w:szCs w:val="32"/>
        </w:rPr>
        <w:t>his oldest friend turned lover, Tink</w:t>
      </w:r>
      <w:commentRangeEnd w:id="13"/>
      <w:r w:rsidR="00B566FF">
        <w:rPr>
          <w:rStyle w:val="CommentReference"/>
          <w:rFonts w:ascii="Times New Roman" w:hAnsi="Times New Roman" w:cs="Times New Roman"/>
          <w:sz w:val="32"/>
          <w:szCs w:val="32"/>
        </w:rPr>
        <w:commentReference w:id="13"/>
      </w:r>
      <w:r>
        <w:rPr>
          <w:rFonts w:ascii="Times New Roman" w:hAnsi="Times New Roman" w:cs="Times New Roman"/>
          <w:sz w:val="32"/>
          <w:szCs w:val="32"/>
        </w:rPr>
        <w:t xml:space="preserve">, was </w:t>
      </w:r>
      <w:commentRangeStart w:id="14"/>
      <w:r>
        <w:rPr>
          <w:rFonts w:ascii="Times New Roman" w:hAnsi="Times New Roman" w:cs="Times New Roman"/>
          <w:sz w:val="32"/>
          <w:szCs w:val="32"/>
        </w:rPr>
        <w:t>filled to the brim with fear.</w:t>
      </w:r>
      <w:commentRangeEnd w:id="14"/>
      <w:r w:rsidR="00A67E52">
        <w:rPr>
          <w:rStyle w:val="CommentReference"/>
          <w:rFonts w:ascii="Times New Roman" w:hAnsi="Times New Roman" w:cs="Times New Roman"/>
          <w:sz w:val="32"/>
          <w:szCs w:val="32"/>
        </w:rPr>
        <w:commentReference w:id="14"/>
      </w:r>
    </w:p>
    <w:p w14:paraId="627414E2" w14:textId="77777777"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“Jax!” Tink screamed, </w:t>
      </w:r>
      <w:commentRangeStart w:id="15"/>
      <w:r w:rsidRPr="006D0A07">
        <w:rPr>
          <w:rFonts w:ascii="Times New Roman" w:hAnsi="Times New Roman" w:cs="Times New Roman"/>
          <w:sz w:val="32"/>
          <w:szCs w:val="32"/>
          <w:highlight w:val="lightGray"/>
        </w:rPr>
        <w:t>burying her face into his arms, clinging to the last piece of safety she believed in.</w:t>
      </w:r>
      <w:commentRangeEnd w:id="15"/>
      <w:r w:rsidR="006D0A07">
        <w:rPr>
          <w:rStyle w:val="CommentReference"/>
          <w:rFonts w:ascii="Times New Roman" w:hAnsi="Times New Roman" w:cs="Times New Roman"/>
          <w:sz w:val="32"/>
          <w:szCs w:val="32"/>
        </w:rPr>
        <w:commentReference w:id="15"/>
      </w:r>
      <w:r>
        <w:rPr>
          <w:rFonts w:ascii="Times New Roman" w:hAnsi="Times New Roman" w:cs="Times New Roman"/>
          <w:sz w:val="32"/>
          <w:szCs w:val="32"/>
        </w:rPr>
        <w:t xml:space="preserve"> </w:t>
      </w:r>
    </w:p>
    <w:p w14:paraId="1A521319" w14:textId="6115E942"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“Just keep believing, Tink. Believe we can get out of this</w:t>
      </w:r>
      <w:ins w:id="16" w:author="G Zurawell" w:date="2026-05-20T11:30:00Z" w16du:dateUtc="2026-05-20T17:30:00Z">
        <w:r w:rsidR="00E93451">
          <w:rPr>
            <w:rFonts w:ascii="Times New Roman" w:hAnsi="Times New Roman" w:cs="Times New Roman"/>
            <w:sz w:val="32"/>
            <w:szCs w:val="32"/>
          </w:rPr>
          <w:t>,</w:t>
        </w:r>
      </w:ins>
      <w:r>
        <w:rPr>
          <w:rFonts w:ascii="Times New Roman" w:hAnsi="Times New Roman" w:cs="Times New Roman"/>
          <w:sz w:val="32"/>
          <w:szCs w:val="32"/>
        </w:rPr>
        <w:t xml:space="preserve"> and we will!” Despite being huddled together, Jax’s throat was hoarse</w:t>
      </w:r>
      <w:ins w:id="17" w:author="G Zurawell" w:date="2026-05-20T11:30:00Z" w16du:dateUtc="2026-05-20T17:30:00Z">
        <w:r w:rsidR="00E93451">
          <w:rPr>
            <w:rFonts w:ascii="Times New Roman" w:hAnsi="Times New Roman" w:cs="Times New Roman"/>
            <w:sz w:val="32"/>
            <w:szCs w:val="32"/>
          </w:rPr>
          <w:t>,</w:t>
        </w:r>
      </w:ins>
      <w:r>
        <w:rPr>
          <w:rFonts w:ascii="Times New Roman" w:hAnsi="Times New Roman" w:cs="Times New Roman"/>
          <w:sz w:val="32"/>
          <w:szCs w:val="32"/>
        </w:rPr>
        <w:t xml:space="preserve"> and his words were coming out staggered and hard to hear.</w:t>
      </w:r>
    </w:p>
    <w:p w14:paraId="59B35642" w14:textId="53A6BBCF"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“We should have run when we had the chance! There’s no way the Captain is going to let us out of here alive</w:t>
      </w:r>
      <w:ins w:id="18" w:author="G Zurawell" w:date="2026-05-20T11:31:00Z" w16du:dateUtc="2026-05-20T17:31:00Z">
        <w:r w:rsidR="00EF59B1">
          <w:rPr>
            <w:rFonts w:ascii="Times New Roman" w:hAnsi="Times New Roman" w:cs="Times New Roman"/>
            <w:sz w:val="32"/>
            <w:szCs w:val="32"/>
          </w:rPr>
          <w:t>,</w:t>
        </w:r>
      </w:ins>
      <w:del w:id="19" w:author="G Zurawell" w:date="2026-05-20T11:31:00Z" w16du:dateUtc="2026-05-20T17:31:00Z">
        <w:r w:rsidDel="00EF59B1">
          <w:rPr>
            <w:rFonts w:ascii="Times New Roman" w:hAnsi="Times New Roman" w:cs="Times New Roman"/>
            <w:sz w:val="32"/>
            <w:szCs w:val="32"/>
          </w:rPr>
          <w:delText>.</w:delText>
        </w:r>
      </w:del>
      <w:r>
        <w:rPr>
          <w:rFonts w:ascii="Times New Roman" w:hAnsi="Times New Roman" w:cs="Times New Roman"/>
          <w:sz w:val="32"/>
          <w:szCs w:val="32"/>
        </w:rPr>
        <w:t xml:space="preserve">” Tink whimpered </w:t>
      </w:r>
      <w:commentRangeStart w:id="20"/>
      <w:r>
        <w:rPr>
          <w:rFonts w:ascii="Times New Roman" w:hAnsi="Times New Roman" w:cs="Times New Roman"/>
          <w:sz w:val="32"/>
          <w:szCs w:val="32"/>
        </w:rPr>
        <w:t>as she tried to keep her body low to the ground.</w:t>
      </w:r>
      <w:commentRangeEnd w:id="20"/>
      <w:r w:rsidR="007A5671">
        <w:rPr>
          <w:rStyle w:val="CommentReference"/>
          <w:rFonts w:ascii="Times New Roman" w:hAnsi="Times New Roman" w:cs="Times New Roman"/>
          <w:sz w:val="32"/>
          <w:szCs w:val="32"/>
        </w:rPr>
        <w:commentReference w:id="20"/>
      </w:r>
    </w:p>
    <w:p w14:paraId="50011A50" w14:textId="77777777"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“The boys are almost here! Help </w:t>
      </w:r>
      <w:r w:rsidRPr="009D0DB4">
        <w:rPr>
          <w:rFonts w:ascii="Times New Roman" w:hAnsi="Times New Roman" w:cs="Times New Roman"/>
          <w:i/>
          <w:iCs/>
          <w:sz w:val="32"/>
          <w:szCs w:val="32"/>
        </w:rPr>
        <w:t>is</w:t>
      </w:r>
      <w:r>
        <w:rPr>
          <w:rFonts w:ascii="Times New Roman" w:hAnsi="Times New Roman" w:cs="Times New Roman"/>
          <w:sz w:val="32"/>
          <w:szCs w:val="32"/>
        </w:rPr>
        <w:t xml:space="preserve"> coming, Tink. Just hold on!” </w:t>
      </w:r>
      <w:r w:rsidRPr="00F12ED1">
        <w:rPr>
          <w:rFonts w:ascii="Times New Roman" w:hAnsi="Times New Roman" w:cs="Times New Roman"/>
          <w:sz w:val="32"/>
          <w:szCs w:val="32"/>
        </w:rPr>
        <w:t>Eyes darting around the room</w:t>
      </w:r>
      <w:r>
        <w:rPr>
          <w:rFonts w:ascii="Times New Roman" w:hAnsi="Times New Roman" w:cs="Times New Roman"/>
          <w:sz w:val="32"/>
          <w:szCs w:val="32"/>
        </w:rPr>
        <w:t xml:space="preserve">, Jax was desperate for an escape, but try as he might, James had finally managed to pin them down. </w:t>
      </w:r>
    </w:p>
    <w:p w14:paraId="555B3DF6" w14:textId="7510FDA2"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lastRenderedPageBreak/>
        <w:t>With bullets</w:t>
      </w:r>
      <w:del w:id="21" w:author="G Zurawell" w:date="2026-05-20T11:33:00Z" w16du:dateUtc="2026-05-20T17:33:00Z">
        <w:r w:rsidDel="00AA5C4F">
          <w:rPr>
            <w:rFonts w:ascii="Times New Roman" w:hAnsi="Times New Roman" w:cs="Times New Roman"/>
            <w:sz w:val="32"/>
            <w:szCs w:val="32"/>
          </w:rPr>
          <w:delText>,</w:delText>
        </w:r>
      </w:del>
      <w:r>
        <w:rPr>
          <w:rFonts w:ascii="Times New Roman" w:hAnsi="Times New Roman" w:cs="Times New Roman"/>
          <w:sz w:val="32"/>
          <w:szCs w:val="32"/>
        </w:rPr>
        <w:t xml:space="preserve"> both magical and mundane, James and the Captain were </w:t>
      </w:r>
      <w:del w:id="22" w:author="G Zurawell" w:date="2026-05-20T11:47:00Z" w16du:dateUtc="2026-05-20T17:47:00Z">
        <w:r w:rsidDel="00F44779">
          <w:rPr>
            <w:rFonts w:ascii="Times New Roman" w:hAnsi="Times New Roman" w:cs="Times New Roman"/>
            <w:sz w:val="32"/>
            <w:szCs w:val="32"/>
          </w:rPr>
          <w:delText>making their way</w:delText>
        </w:r>
      </w:del>
      <w:ins w:id="23" w:author="G Zurawell" w:date="2026-05-20T11:47:00Z" w16du:dateUtc="2026-05-20T17:47:00Z">
        <w:r w:rsidR="00F44779">
          <w:rPr>
            <w:rFonts w:ascii="Times New Roman" w:hAnsi="Times New Roman" w:cs="Times New Roman"/>
            <w:sz w:val="32"/>
            <w:szCs w:val="32"/>
          </w:rPr>
          <w:t>blasting</w:t>
        </w:r>
      </w:ins>
      <w:r>
        <w:rPr>
          <w:rFonts w:ascii="Times New Roman" w:hAnsi="Times New Roman" w:cs="Times New Roman"/>
          <w:sz w:val="32"/>
          <w:szCs w:val="32"/>
        </w:rPr>
        <w:t xml:space="preserve"> through the last of the magical barriers Jax </w:t>
      </w:r>
      <w:ins w:id="24" w:author="G Zurawell" w:date="2026-05-20T11:47:00Z" w16du:dateUtc="2026-05-20T17:47:00Z">
        <w:r w:rsidR="002A1073">
          <w:rPr>
            <w:rFonts w:ascii="Times New Roman" w:hAnsi="Times New Roman" w:cs="Times New Roman"/>
            <w:sz w:val="32"/>
            <w:szCs w:val="32"/>
          </w:rPr>
          <w:t>had</w:t>
        </w:r>
      </w:ins>
      <w:del w:id="25" w:author="G Zurawell" w:date="2026-05-20T11:47:00Z" w16du:dateUtc="2026-05-20T17:47:00Z">
        <w:r w:rsidDel="002A1073">
          <w:rPr>
            <w:rFonts w:ascii="Times New Roman" w:hAnsi="Times New Roman" w:cs="Times New Roman"/>
            <w:sz w:val="32"/>
            <w:szCs w:val="32"/>
          </w:rPr>
          <w:delText>was able to</w:delText>
        </w:r>
      </w:del>
      <w:r>
        <w:rPr>
          <w:rFonts w:ascii="Times New Roman" w:hAnsi="Times New Roman" w:cs="Times New Roman"/>
          <w:sz w:val="32"/>
          <w:szCs w:val="32"/>
        </w:rPr>
        <w:t xml:space="preserve"> throw</w:t>
      </w:r>
      <w:ins w:id="26" w:author="G Zurawell" w:date="2026-05-20T11:48:00Z" w16du:dateUtc="2026-05-20T17:48:00Z">
        <w:r w:rsidR="002A1073">
          <w:rPr>
            <w:rFonts w:ascii="Times New Roman" w:hAnsi="Times New Roman" w:cs="Times New Roman"/>
            <w:sz w:val="32"/>
            <w:szCs w:val="32"/>
          </w:rPr>
          <w:t>n</w:t>
        </w:r>
      </w:ins>
      <w:r>
        <w:rPr>
          <w:rFonts w:ascii="Times New Roman" w:hAnsi="Times New Roman" w:cs="Times New Roman"/>
          <w:sz w:val="32"/>
          <w:szCs w:val="32"/>
        </w:rPr>
        <w:t xml:space="preserve"> up before taking cover. </w:t>
      </w:r>
    </w:p>
    <w:p w14:paraId="2864EA79" w14:textId="4A9E811F"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They had been on the run for days, and Jax was running dangerously low on energy and pixie dust</w:t>
      </w:r>
      <w:ins w:id="27" w:author="G Zurawell" w:date="2026-05-20T11:48:00Z" w16du:dateUtc="2026-05-20T17:48:00Z">
        <w:r w:rsidR="007E5256">
          <w:rPr>
            <w:rFonts w:ascii="Abadi" w:hAnsi="Abadi" w:cs="Times New Roman"/>
            <w:sz w:val="32"/>
            <w:szCs w:val="32"/>
          </w:rPr>
          <w:t>—</w:t>
        </w:r>
      </w:ins>
      <w:del w:id="28" w:author="G Zurawell" w:date="2026-05-20T11:48:00Z" w16du:dateUtc="2026-05-20T17:48:00Z">
        <w:r w:rsidDel="007E5256">
          <w:rPr>
            <w:rFonts w:ascii="Times New Roman" w:hAnsi="Times New Roman" w:cs="Times New Roman"/>
            <w:sz w:val="32"/>
            <w:szCs w:val="32"/>
          </w:rPr>
          <w:delText xml:space="preserve">, </w:delText>
        </w:r>
      </w:del>
      <w:r>
        <w:rPr>
          <w:rFonts w:ascii="Times New Roman" w:hAnsi="Times New Roman" w:cs="Times New Roman"/>
          <w:sz w:val="32"/>
          <w:szCs w:val="32"/>
        </w:rPr>
        <w:t xml:space="preserve">a lethal combination. </w:t>
      </w:r>
    </w:p>
    <w:p w14:paraId="4283F135" w14:textId="2157D906" w:rsidR="0033067F" w:rsidRDefault="0033067F" w:rsidP="0033067F">
      <w:pPr>
        <w:ind w:firstLine="720"/>
        <w:rPr>
          <w:rFonts w:ascii="Times New Roman" w:hAnsi="Times New Roman" w:cs="Times New Roman"/>
          <w:sz w:val="32"/>
          <w:szCs w:val="32"/>
        </w:rPr>
      </w:pPr>
      <w:r>
        <w:rPr>
          <w:rFonts w:ascii="Times New Roman" w:hAnsi="Times New Roman" w:cs="Times New Roman"/>
          <w:i/>
          <w:iCs/>
          <w:sz w:val="32"/>
          <w:szCs w:val="32"/>
        </w:rPr>
        <w:t>Where are they?</w:t>
      </w:r>
      <w:r>
        <w:rPr>
          <w:rFonts w:ascii="Times New Roman" w:hAnsi="Times New Roman" w:cs="Times New Roman"/>
          <w:sz w:val="32"/>
          <w:szCs w:val="32"/>
        </w:rPr>
        <w:t xml:space="preserve"> Jax thought to himself. He had sent the proper coordinates to his boys more than ten minutes </w:t>
      </w:r>
      <w:r w:rsidR="003E581B">
        <w:rPr>
          <w:rFonts w:ascii="Times New Roman" w:hAnsi="Times New Roman" w:cs="Times New Roman"/>
          <w:sz w:val="32"/>
          <w:szCs w:val="32"/>
        </w:rPr>
        <w:t>ago;</w:t>
      </w:r>
      <w:r>
        <w:rPr>
          <w:rFonts w:ascii="Times New Roman" w:hAnsi="Times New Roman" w:cs="Times New Roman"/>
          <w:sz w:val="32"/>
          <w:szCs w:val="32"/>
        </w:rPr>
        <w:t xml:space="preserve"> it shouldn’t have taken them this long to get a portal going. Something must have gone wrong.  </w:t>
      </w:r>
    </w:p>
    <w:p w14:paraId="5AC96282" w14:textId="5F45D30E"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A </w:t>
      </w:r>
      <w:ins w:id="29" w:author="G Zurawell" w:date="2026-05-20T11:50:00Z" w16du:dateUtc="2026-05-20T17:50:00Z">
        <w:r w:rsidR="006759E9">
          <w:rPr>
            <w:rFonts w:ascii="Times New Roman" w:hAnsi="Times New Roman" w:cs="Times New Roman"/>
            <w:sz w:val="32"/>
            <w:szCs w:val="32"/>
          </w:rPr>
          <w:t>thunderous</w:t>
        </w:r>
      </w:ins>
      <w:del w:id="30" w:author="G Zurawell" w:date="2026-05-20T11:50:00Z" w16du:dateUtc="2026-05-20T17:50:00Z">
        <w:r w:rsidDel="006759E9">
          <w:rPr>
            <w:rFonts w:ascii="Times New Roman" w:hAnsi="Times New Roman" w:cs="Times New Roman"/>
            <w:sz w:val="32"/>
            <w:szCs w:val="32"/>
          </w:rPr>
          <w:delText>large</w:delText>
        </w:r>
      </w:del>
      <w:r>
        <w:rPr>
          <w:rFonts w:ascii="Times New Roman" w:hAnsi="Times New Roman" w:cs="Times New Roman"/>
          <w:sz w:val="32"/>
          <w:szCs w:val="32"/>
        </w:rPr>
        <w:t xml:space="preserve"> crack</w:t>
      </w:r>
      <w:del w:id="31" w:author="G Zurawell" w:date="2026-05-24T11:15:00Z" w16du:dateUtc="2026-05-24T17:15:00Z">
        <w:r w:rsidDel="008D5F22">
          <w:rPr>
            <w:rFonts w:ascii="Times New Roman" w:hAnsi="Times New Roman" w:cs="Times New Roman"/>
            <w:sz w:val="32"/>
            <w:szCs w:val="32"/>
          </w:rPr>
          <w:delText>ing sound</w:delText>
        </w:r>
      </w:del>
      <w:r>
        <w:rPr>
          <w:rFonts w:ascii="Times New Roman" w:hAnsi="Times New Roman" w:cs="Times New Roman"/>
          <w:sz w:val="32"/>
          <w:szCs w:val="32"/>
        </w:rPr>
        <w:t xml:space="preserve"> reverberated across the room</w:t>
      </w:r>
      <w:ins w:id="32" w:author="G Zurawell" w:date="2026-05-20T11:50:00Z" w16du:dateUtc="2026-05-20T17:50:00Z">
        <w:r w:rsidR="00A0454A">
          <w:rPr>
            <w:rFonts w:ascii="Abadi" w:hAnsi="Abadi" w:cs="Times New Roman"/>
            <w:sz w:val="32"/>
            <w:szCs w:val="32"/>
          </w:rPr>
          <w:t>—</w:t>
        </w:r>
      </w:ins>
      <w:del w:id="33" w:author="G Zurawell" w:date="2026-05-20T11:50:00Z" w16du:dateUtc="2026-05-20T17:50:00Z">
        <w:r w:rsidDel="006759E9">
          <w:rPr>
            <w:rFonts w:ascii="Times New Roman" w:hAnsi="Times New Roman" w:cs="Times New Roman"/>
            <w:sz w:val="32"/>
            <w:szCs w:val="32"/>
          </w:rPr>
          <w:delText>,</w:delText>
        </w:r>
      </w:del>
      <w:r>
        <w:rPr>
          <w:rFonts w:ascii="Times New Roman" w:hAnsi="Times New Roman" w:cs="Times New Roman"/>
          <w:sz w:val="32"/>
          <w:szCs w:val="32"/>
        </w:rPr>
        <w:t xml:space="preserve"> the one sound Jax didn’t want to hear. His last magical barrier had officially shattered, allowing the wolves at the door to get through.</w:t>
      </w:r>
    </w:p>
    <w:p w14:paraId="7AD4F069" w14:textId="62D6C529"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A lump formed in Jax’s throat as he realized</w:t>
      </w:r>
      <w:commentRangeStart w:id="34"/>
      <w:del w:id="35" w:author="G Zurawell" w:date="2026-05-24T11:15:00Z" w16du:dateUtc="2026-05-24T17:15:00Z">
        <w:r w:rsidDel="007015B2">
          <w:rPr>
            <w:rFonts w:ascii="Times New Roman" w:hAnsi="Times New Roman" w:cs="Times New Roman"/>
            <w:sz w:val="32"/>
            <w:szCs w:val="32"/>
          </w:rPr>
          <w:delText xml:space="preserve"> that</w:delText>
        </w:r>
      </w:del>
      <w:r>
        <w:rPr>
          <w:rFonts w:ascii="Times New Roman" w:hAnsi="Times New Roman" w:cs="Times New Roman"/>
          <w:sz w:val="32"/>
          <w:szCs w:val="32"/>
        </w:rPr>
        <w:t xml:space="preserve"> </w:t>
      </w:r>
      <w:commentRangeEnd w:id="34"/>
      <w:r w:rsidR="003B008D">
        <w:rPr>
          <w:rStyle w:val="CommentReference"/>
          <w:rFonts w:ascii="Times New Roman" w:hAnsi="Times New Roman" w:cs="Times New Roman"/>
          <w:sz w:val="32"/>
          <w:szCs w:val="32"/>
        </w:rPr>
        <w:commentReference w:id="34"/>
      </w:r>
      <w:r>
        <w:rPr>
          <w:rFonts w:ascii="Times New Roman" w:hAnsi="Times New Roman" w:cs="Times New Roman"/>
          <w:sz w:val="32"/>
          <w:szCs w:val="32"/>
        </w:rPr>
        <w:t xml:space="preserve">there was nothing else he could do to protect Tink. The blood flowing through his veins was void of any strength, his muscles </w:t>
      </w:r>
      <w:commentRangeStart w:id="36"/>
      <w:r>
        <w:rPr>
          <w:rFonts w:ascii="Times New Roman" w:hAnsi="Times New Roman" w:cs="Times New Roman"/>
          <w:sz w:val="32"/>
          <w:szCs w:val="32"/>
        </w:rPr>
        <w:t xml:space="preserve">full of </w:t>
      </w:r>
      <w:commentRangeEnd w:id="36"/>
      <w:r w:rsidR="00F20640">
        <w:rPr>
          <w:rStyle w:val="CommentReference"/>
          <w:rFonts w:ascii="Times New Roman" w:hAnsi="Times New Roman" w:cs="Times New Roman"/>
          <w:sz w:val="32"/>
          <w:szCs w:val="32"/>
        </w:rPr>
        <w:commentReference w:id="36"/>
      </w:r>
      <w:r>
        <w:rPr>
          <w:rFonts w:ascii="Times New Roman" w:hAnsi="Times New Roman" w:cs="Times New Roman"/>
          <w:sz w:val="32"/>
          <w:szCs w:val="32"/>
        </w:rPr>
        <w:t>weakness. This wasn’t the first time</w:t>
      </w:r>
      <w:del w:id="37" w:author="G Zurawell" w:date="2026-05-20T11:51:00Z" w16du:dateUtc="2026-05-20T17:51:00Z">
        <w:r w:rsidDel="001C5B4C">
          <w:rPr>
            <w:rFonts w:ascii="Times New Roman" w:hAnsi="Times New Roman" w:cs="Times New Roman"/>
            <w:sz w:val="32"/>
            <w:szCs w:val="32"/>
          </w:rPr>
          <w:delText xml:space="preserve"> that</w:delText>
        </w:r>
      </w:del>
      <w:r>
        <w:rPr>
          <w:rFonts w:ascii="Times New Roman" w:hAnsi="Times New Roman" w:cs="Times New Roman"/>
          <w:sz w:val="32"/>
          <w:szCs w:val="32"/>
        </w:rPr>
        <w:t xml:space="preserve"> Jax </w:t>
      </w:r>
      <w:ins w:id="38" w:author="G Zurawell" w:date="2026-05-20T11:51:00Z" w16du:dateUtc="2026-05-20T17:51:00Z">
        <w:r w:rsidR="001C5B4C">
          <w:rPr>
            <w:rFonts w:ascii="Times New Roman" w:hAnsi="Times New Roman" w:cs="Times New Roman"/>
            <w:sz w:val="32"/>
            <w:szCs w:val="32"/>
          </w:rPr>
          <w:t xml:space="preserve">had </w:t>
        </w:r>
      </w:ins>
      <w:r>
        <w:rPr>
          <w:rFonts w:ascii="Times New Roman" w:hAnsi="Times New Roman" w:cs="Times New Roman"/>
          <w:sz w:val="32"/>
          <w:szCs w:val="32"/>
        </w:rPr>
        <w:t>pushed himself past his own limits, and while normally things turned out for the better, this time fate wasn’t so kind.</w:t>
      </w:r>
    </w:p>
    <w:p w14:paraId="5617EE85" w14:textId="157CF872"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As the broken and bullet riddled door was kicked open, Jax shoved Tink into a corner behind him, </w:t>
      </w:r>
      <w:r w:rsidRPr="00943E0B">
        <w:rPr>
          <w:rFonts w:ascii="Times New Roman" w:hAnsi="Times New Roman" w:cs="Times New Roman"/>
          <w:sz w:val="32"/>
          <w:szCs w:val="32"/>
        </w:rPr>
        <w:t xml:space="preserve">putting his body between hers and the nightmare </w:t>
      </w:r>
      <w:commentRangeStart w:id="39"/>
      <w:r w:rsidRPr="00943E0B">
        <w:rPr>
          <w:rFonts w:ascii="Times New Roman" w:hAnsi="Times New Roman" w:cs="Times New Roman"/>
          <w:sz w:val="32"/>
          <w:szCs w:val="32"/>
        </w:rPr>
        <w:t>leaking</w:t>
      </w:r>
      <w:commentRangeEnd w:id="39"/>
      <w:r w:rsidR="00C73727" w:rsidRPr="00943E0B">
        <w:rPr>
          <w:rStyle w:val="CommentReference"/>
          <w:rFonts w:ascii="Times New Roman" w:hAnsi="Times New Roman" w:cs="Times New Roman"/>
          <w:sz w:val="32"/>
          <w:szCs w:val="32"/>
        </w:rPr>
        <w:commentReference w:id="39"/>
      </w:r>
      <w:r w:rsidRPr="00943E0B">
        <w:rPr>
          <w:rFonts w:ascii="Times New Roman" w:hAnsi="Times New Roman" w:cs="Times New Roman"/>
          <w:sz w:val="32"/>
          <w:szCs w:val="32"/>
        </w:rPr>
        <w:t xml:space="preserve"> into the room</w:t>
      </w:r>
      <w:r>
        <w:rPr>
          <w:rFonts w:ascii="Times New Roman" w:hAnsi="Times New Roman" w:cs="Times New Roman"/>
          <w:sz w:val="32"/>
          <w:szCs w:val="32"/>
        </w:rPr>
        <w:t xml:space="preserve">. He had no magic left, no weapon on him other than his fists, but that didn’t matter. He had an innocent to protect. </w:t>
      </w:r>
    </w:p>
    <w:p w14:paraId="6F264040" w14:textId="4DB82BB5"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The Captain</w:t>
      </w:r>
      <w:del w:id="40" w:author="G Zurawell" w:date="2026-05-20T11:55:00Z" w16du:dateUtc="2026-05-20T17:55:00Z">
        <w:r w:rsidDel="005A22A0">
          <w:rPr>
            <w:rFonts w:ascii="Times New Roman" w:hAnsi="Times New Roman" w:cs="Times New Roman"/>
            <w:sz w:val="32"/>
            <w:szCs w:val="32"/>
          </w:rPr>
          <w:delText xml:space="preserve"> confidently</w:delText>
        </w:r>
      </w:del>
      <w:r>
        <w:rPr>
          <w:rFonts w:ascii="Times New Roman" w:hAnsi="Times New Roman" w:cs="Times New Roman"/>
          <w:sz w:val="32"/>
          <w:szCs w:val="32"/>
        </w:rPr>
        <w:t xml:space="preserve"> </w:t>
      </w:r>
      <w:commentRangeStart w:id="41"/>
      <w:r>
        <w:rPr>
          <w:rFonts w:ascii="Times New Roman" w:hAnsi="Times New Roman" w:cs="Times New Roman"/>
          <w:sz w:val="32"/>
          <w:szCs w:val="32"/>
        </w:rPr>
        <w:t xml:space="preserve">strut </w:t>
      </w:r>
      <w:ins w:id="42" w:author="G Zurawell" w:date="2026-05-24T11:34:00Z" w16du:dateUtc="2026-05-24T17:34:00Z">
        <w:r w:rsidR="0099474E">
          <w:rPr>
            <w:rFonts w:ascii="Times New Roman" w:hAnsi="Times New Roman" w:cs="Times New Roman"/>
            <w:sz w:val="32"/>
            <w:szCs w:val="32"/>
          </w:rPr>
          <w:t>towards them</w:t>
        </w:r>
      </w:ins>
      <w:del w:id="43" w:author="G Zurawell" w:date="2026-05-24T11:33:00Z" w16du:dateUtc="2026-05-24T17:33:00Z">
        <w:r w:rsidDel="007647EA">
          <w:rPr>
            <w:rFonts w:ascii="Times New Roman" w:hAnsi="Times New Roman" w:cs="Times New Roman"/>
            <w:sz w:val="32"/>
            <w:szCs w:val="32"/>
          </w:rPr>
          <w:delText>into the room</w:delText>
        </w:r>
      </w:del>
      <w:commentRangeEnd w:id="41"/>
      <w:r w:rsidR="00F97534">
        <w:rPr>
          <w:rStyle w:val="CommentReference"/>
          <w:rFonts w:ascii="Times New Roman" w:hAnsi="Times New Roman" w:cs="Times New Roman"/>
          <w:sz w:val="32"/>
          <w:szCs w:val="32"/>
        </w:rPr>
        <w:commentReference w:id="41"/>
      </w:r>
      <w:r>
        <w:rPr>
          <w:rFonts w:ascii="Times New Roman" w:hAnsi="Times New Roman" w:cs="Times New Roman"/>
          <w:sz w:val="32"/>
          <w:szCs w:val="32"/>
        </w:rPr>
        <w:t xml:space="preserve">, </w:t>
      </w:r>
      <w:r w:rsidRPr="00943E0B">
        <w:rPr>
          <w:rFonts w:ascii="Times New Roman" w:hAnsi="Times New Roman" w:cs="Times New Roman"/>
          <w:sz w:val="32"/>
          <w:szCs w:val="32"/>
        </w:rPr>
        <w:t xml:space="preserve">a sly smirk </w:t>
      </w:r>
      <w:del w:id="44" w:author="G Zurawell" w:date="2026-05-20T11:55:00Z" w16du:dateUtc="2026-05-20T17:55:00Z">
        <w:r w:rsidRPr="00943E0B" w:rsidDel="00475202">
          <w:rPr>
            <w:rFonts w:ascii="Times New Roman" w:hAnsi="Times New Roman" w:cs="Times New Roman"/>
            <w:sz w:val="32"/>
            <w:szCs w:val="32"/>
          </w:rPr>
          <w:delText>almost</w:delText>
        </w:r>
      </w:del>
      <w:ins w:id="45" w:author="G Zurawell" w:date="2026-05-20T11:55:00Z" w16du:dateUtc="2026-05-20T17:55:00Z">
        <w:r w:rsidR="00475202">
          <w:rPr>
            <w:rFonts w:ascii="Times New Roman" w:hAnsi="Times New Roman" w:cs="Times New Roman"/>
            <w:sz w:val="32"/>
            <w:szCs w:val="32"/>
          </w:rPr>
          <w:t>half</w:t>
        </w:r>
      </w:ins>
      <w:r w:rsidRPr="00943E0B">
        <w:rPr>
          <w:rFonts w:ascii="Times New Roman" w:hAnsi="Times New Roman" w:cs="Times New Roman"/>
          <w:sz w:val="32"/>
          <w:szCs w:val="32"/>
        </w:rPr>
        <w:t xml:space="preserve"> hidden underneath his ridiculous mustache</w:t>
      </w:r>
      <w:r>
        <w:rPr>
          <w:rFonts w:ascii="Times New Roman" w:hAnsi="Times New Roman" w:cs="Times New Roman"/>
          <w:sz w:val="32"/>
          <w:szCs w:val="32"/>
        </w:rPr>
        <w:t xml:space="preserve">. It was the walk of a man who was finally getting what he wanted. </w:t>
      </w:r>
      <w:ins w:id="46" w:author="G Zurawell" w:date="2026-05-20T12:02:00Z" w16du:dateUtc="2026-05-20T18:02:00Z">
        <w:r w:rsidR="00D005A3">
          <w:rPr>
            <w:rFonts w:ascii="Times New Roman" w:hAnsi="Times New Roman" w:cs="Times New Roman"/>
            <w:sz w:val="32"/>
            <w:szCs w:val="32"/>
          </w:rPr>
          <w:t xml:space="preserve">As </w:t>
        </w:r>
      </w:ins>
      <w:del w:id="47" w:author="G Zurawell" w:date="2026-05-20T12:02:00Z" w16du:dateUtc="2026-05-20T18:02:00Z">
        <w:r w:rsidDel="00D005A3">
          <w:rPr>
            <w:rFonts w:ascii="Times New Roman" w:hAnsi="Times New Roman" w:cs="Times New Roman"/>
            <w:sz w:val="32"/>
            <w:szCs w:val="32"/>
          </w:rPr>
          <w:delText>I</w:delText>
        </w:r>
      </w:del>
      <w:ins w:id="48" w:author="G Zurawell" w:date="2026-05-20T12:02:00Z" w16du:dateUtc="2026-05-20T18:02:00Z">
        <w:r w:rsidR="00D005A3">
          <w:rPr>
            <w:rFonts w:ascii="Times New Roman" w:hAnsi="Times New Roman" w:cs="Times New Roman"/>
            <w:sz w:val="32"/>
            <w:szCs w:val="32"/>
          </w:rPr>
          <w:t>i</w:t>
        </w:r>
      </w:ins>
      <w:r>
        <w:rPr>
          <w:rFonts w:ascii="Times New Roman" w:hAnsi="Times New Roman" w:cs="Times New Roman"/>
          <w:sz w:val="32"/>
          <w:szCs w:val="32"/>
        </w:rPr>
        <w:t xml:space="preserve">f that wasn’t enough, he was followed closely by </w:t>
      </w:r>
      <w:ins w:id="49" w:author="G Zurawell" w:date="2026-05-20T12:02:00Z" w16du:dateUtc="2026-05-20T18:02:00Z">
        <w:r w:rsidR="00BE5F01">
          <w:rPr>
            <w:rFonts w:ascii="Times New Roman" w:hAnsi="Times New Roman" w:cs="Times New Roman"/>
            <w:sz w:val="32"/>
            <w:szCs w:val="32"/>
          </w:rPr>
          <w:t xml:space="preserve">his son </w:t>
        </w:r>
      </w:ins>
      <w:r>
        <w:rPr>
          <w:rFonts w:ascii="Times New Roman" w:hAnsi="Times New Roman" w:cs="Times New Roman"/>
          <w:sz w:val="32"/>
          <w:szCs w:val="32"/>
        </w:rPr>
        <w:t>James,</w:t>
      </w:r>
      <w:del w:id="50" w:author="G Zurawell" w:date="2026-05-20T12:02:00Z" w16du:dateUtc="2026-05-20T18:02:00Z">
        <w:r w:rsidDel="00BE5F01">
          <w:rPr>
            <w:rFonts w:ascii="Times New Roman" w:hAnsi="Times New Roman" w:cs="Times New Roman"/>
            <w:sz w:val="32"/>
            <w:szCs w:val="32"/>
          </w:rPr>
          <w:delText xml:space="preserve"> his son</w:delText>
        </w:r>
      </w:del>
      <w:r>
        <w:rPr>
          <w:rFonts w:ascii="Times New Roman" w:hAnsi="Times New Roman" w:cs="Times New Roman"/>
          <w:sz w:val="32"/>
          <w:szCs w:val="32"/>
        </w:rPr>
        <w:t xml:space="preserve"> who was being trained to take over the company, and a handful of</w:t>
      </w:r>
      <w:del w:id="51" w:author="G Zurawell" w:date="2026-05-20T12:03:00Z" w16du:dateUtc="2026-05-20T18:03:00Z">
        <w:r w:rsidDel="007E6B91">
          <w:rPr>
            <w:rFonts w:ascii="Times New Roman" w:hAnsi="Times New Roman" w:cs="Times New Roman"/>
            <w:sz w:val="32"/>
            <w:szCs w:val="32"/>
          </w:rPr>
          <w:delText xml:space="preserve"> their</w:delText>
        </w:r>
      </w:del>
      <w:r>
        <w:rPr>
          <w:rFonts w:ascii="Times New Roman" w:hAnsi="Times New Roman" w:cs="Times New Roman"/>
          <w:sz w:val="32"/>
          <w:szCs w:val="32"/>
        </w:rPr>
        <w:t xml:space="preserve"> lackeys. </w:t>
      </w:r>
    </w:p>
    <w:p w14:paraId="297BD295" w14:textId="4285F674"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lastRenderedPageBreak/>
        <w:t>“You made this almost too easy, Jax</w:t>
      </w:r>
      <w:ins w:id="52" w:author="G Zurawell" w:date="2026-05-20T12:03:00Z" w16du:dateUtc="2026-05-20T18:03:00Z">
        <w:r w:rsidR="001E7F39">
          <w:rPr>
            <w:rFonts w:ascii="Times New Roman" w:hAnsi="Times New Roman" w:cs="Times New Roman"/>
            <w:sz w:val="32"/>
            <w:szCs w:val="32"/>
          </w:rPr>
          <w:t>,</w:t>
        </w:r>
      </w:ins>
      <w:del w:id="53" w:author="G Zurawell" w:date="2026-05-20T12:03:00Z" w16du:dateUtc="2026-05-20T18:03:00Z">
        <w:r w:rsidDel="001E7F39">
          <w:rPr>
            <w:rFonts w:ascii="Times New Roman" w:hAnsi="Times New Roman" w:cs="Times New Roman"/>
            <w:sz w:val="32"/>
            <w:szCs w:val="32"/>
          </w:rPr>
          <w:delText>.</w:delText>
        </w:r>
      </w:del>
      <w:r>
        <w:rPr>
          <w:rFonts w:ascii="Times New Roman" w:hAnsi="Times New Roman" w:cs="Times New Roman"/>
          <w:sz w:val="32"/>
          <w:szCs w:val="32"/>
        </w:rPr>
        <w:t xml:space="preserve">” </w:t>
      </w:r>
      <w:del w:id="54" w:author="G Zurawell" w:date="2026-05-20T12:04:00Z" w16du:dateUtc="2026-05-20T18:04:00Z">
        <w:r w:rsidDel="001E7F39">
          <w:rPr>
            <w:rFonts w:ascii="Times New Roman" w:hAnsi="Times New Roman" w:cs="Times New Roman"/>
            <w:sz w:val="32"/>
            <w:szCs w:val="32"/>
          </w:rPr>
          <w:delText>T</w:delText>
        </w:r>
      </w:del>
      <w:ins w:id="55" w:author="G Zurawell" w:date="2026-05-20T12:04:00Z" w16du:dateUtc="2026-05-20T18:04:00Z">
        <w:r w:rsidR="001E7F39">
          <w:rPr>
            <w:rFonts w:ascii="Times New Roman" w:hAnsi="Times New Roman" w:cs="Times New Roman"/>
            <w:sz w:val="32"/>
            <w:szCs w:val="32"/>
          </w:rPr>
          <w:t>t</w:t>
        </w:r>
      </w:ins>
      <w:r>
        <w:rPr>
          <w:rFonts w:ascii="Times New Roman" w:hAnsi="Times New Roman" w:cs="Times New Roman"/>
          <w:sz w:val="32"/>
          <w:szCs w:val="32"/>
        </w:rPr>
        <w:t xml:space="preserve">he Captain stated, his low voice rolling through the room, </w:t>
      </w:r>
      <w:commentRangeStart w:id="56"/>
      <w:r>
        <w:rPr>
          <w:rFonts w:ascii="Times New Roman" w:hAnsi="Times New Roman" w:cs="Times New Roman"/>
          <w:sz w:val="32"/>
          <w:szCs w:val="32"/>
        </w:rPr>
        <w:t>riddled</w:t>
      </w:r>
      <w:commentRangeEnd w:id="56"/>
      <w:r w:rsidR="00213330">
        <w:rPr>
          <w:rStyle w:val="CommentReference"/>
          <w:rFonts w:ascii="Times New Roman" w:hAnsi="Times New Roman" w:cs="Times New Roman"/>
          <w:sz w:val="32"/>
          <w:szCs w:val="32"/>
        </w:rPr>
        <w:commentReference w:id="56"/>
      </w:r>
      <w:r>
        <w:rPr>
          <w:rFonts w:ascii="Times New Roman" w:hAnsi="Times New Roman" w:cs="Times New Roman"/>
          <w:sz w:val="32"/>
          <w:szCs w:val="32"/>
        </w:rPr>
        <w:t xml:space="preserve"> with distain.</w:t>
      </w:r>
    </w:p>
    <w:p w14:paraId="0E4A775F" w14:textId="77777777" w:rsidR="0033067F" w:rsidRDefault="0033067F" w:rsidP="0033067F">
      <w:pPr>
        <w:ind w:firstLine="720"/>
        <w:rPr>
          <w:rFonts w:ascii="Times New Roman" w:hAnsi="Times New Roman" w:cs="Times New Roman"/>
          <w:sz w:val="32"/>
          <w:szCs w:val="32"/>
        </w:rPr>
      </w:pPr>
      <w:commentRangeStart w:id="57"/>
      <w:r>
        <w:rPr>
          <w:rFonts w:ascii="Times New Roman" w:hAnsi="Times New Roman" w:cs="Times New Roman"/>
          <w:sz w:val="32"/>
          <w:szCs w:val="32"/>
        </w:rPr>
        <w:t xml:space="preserve"> As the Captain tilted his head back slightly, an invisible force seemingly came out of nowhere</w:t>
      </w:r>
      <w:commentRangeEnd w:id="57"/>
      <w:r w:rsidR="005A4DF8">
        <w:rPr>
          <w:rStyle w:val="CommentReference"/>
          <w:rFonts w:ascii="Times New Roman" w:hAnsi="Times New Roman" w:cs="Times New Roman"/>
          <w:sz w:val="32"/>
          <w:szCs w:val="32"/>
        </w:rPr>
        <w:commentReference w:id="57"/>
      </w:r>
      <w:commentRangeStart w:id="58"/>
      <w:r>
        <w:rPr>
          <w:rFonts w:ascii="Times New Roman" w:hAnsi="Times New Roman" w:cs="Times New Roman"/>
          <w:sz w:val="32"/>
          <w:szCs w:val="32"/>
        </w:rPr>
        <w:t xml:space="preserve">, </w:t>
      </w:r>
      <w:r w:rsidRPr="009F181C">
        <w:rPr>
          <w:rFonts w:ascii="Times New Roman" w:hAnsi="Times New Roman" w:cs="Times New Roman"/>
          <w:sz w:val="32"/>
          <w:szCs w:val="32"/>
        </w:rPr>
        <w:t>tossing Jax’s body away from a trembling Tink</w:t>
      </w:r>
      <w:del w:id="59" w:author="G Zurawell" w:date="2026-05-24T11:46:00Z" w16du:dateUtc="2026-05-24T17:46:00Z">
        <w:r w:rsidRPr="009F181C" w:rsidDel="0004265D">
          <w:rPr>
            <w:rFonts w:ascii="Times New Roman" w:hAnsi="Times New Roman" w:cs="Times New Roman"/>
            <w:sz w:val="32"/>
            <w:szCs w:val="32"/>
          </w:rPr>
          <w:delText>,</w:delText>
        </w:r>
      </w:del>
      <w:r w:rsidRPr="009F181C">
        <w:rPr>
          <w:rFonts w:ascii="Times New Roman" w:hAnsi="Times New Roman" w:cs="Times New Roman"/>
          <w:sz w:val="32"/>
          <w:szCs w:val="32"/>
        </w:rPr>
        <w:t xml:space="preserve"> and into the nearest wall hard enough to crack the drywall, scattering dust particles across his body</w:t>
      </w:r>
      <w:r>
        <w:rPr>
          <w:rFonts w:ascii="Times New Roman" w:hAnsi="Times New Roman" w:cs="Times New Roman"/>
          <w:sz w:val="32"/>
          <w:szCs w:val="32"/>
        </w:rPr>
        <w:t xml:space="preserve">. </w:t>
      </w:r>
      <w:commentRangeEnd w:id="58"/>
      <w:r w:rsidR="009F181C">
        <w:rPr>
          <w:rStyle w:val="CommentReference"/>
          <w:rFonts w:ascii="Times New Roman" w:hAnsi="Times New Roman" w:cs="Times New Roman"/>
          <w:sz w:val="32"/>
          <w:szCs w:val="32"/>
        </w:rPr>
        <w:commentReference w:id="58"/>
      </w:r>
      <w:r>
        <w:rPr>
          <w:rFonts w:ascii="Times New Roman" w:hAnsi="Times New Roman" w:cs="Times New Roman"/>
          <w:sz w:val="32"/>
          <w:szCs w:val="32"/>
        </w:rPr>
        <w:t xml:space="preserve">Pain </w:t>
      </w:r>
      <w:commentRangeStart w:id="60"/>
      <w:r>
        <w:rPr>
          <w:rFonts w:ascii="Times New Roman" w:hAnsi="Times New Roman" w:cs="Times New Roman"/>
          <w:sz w:val="32"/>
          <w:szCs w:val="32"/>
        </w:rPr>
        <w:t>flared up and down his spine</w:t>
      </w:r>
      <w:commentRangeEnd w:id="60"/>
      <w:r w:rsidR="008656D5">
        <w:rPr>
          <w:rStyle w:val="CommentReference"/>
          <w:rFonts w:ascii="Times New Roman" w:hAnsi="Times New Roman" w:cs="Times New Roman"/>
          <w:sz w:val="32"/>
          <w:szCs w:val="32"/>
        </w:rPr>
        <w:commentReference w:id="60"/>
      </w:r>
      <w:del w:id="61" w:author="G Zurawell" w:date="2026-05-20T12:16:00Z" w16du:dateUtc="2026-05-20T18:16:00Z">
        <w:r w:rsidDel="00044534">
          <w:rPr>
            <w:rFonts w:ascii="Times New Roman" w:hAnsi="Times New Roman" w:cs="Times New Roman"/>
            <w:sz w:val="32"/>
            <w:szCs w:val="32"/>
          </w:rPr>
          <w:delText>,</w:delText>
        </w:r>
      </w:del>
      <w:r>
        <w:rPr>
          <w:rFonts w:ascii="Times New Roman" w:hAnsi="Times New Roman" w:cs="Times New Roman"/>
          <w:sz w:val="32"/>
          <w:szCs w:val="32"/>
        </w:rPr>
        <w:t xml:space="preserve"> as he landed on the ground four feet from the one person he wanted to protect more than anything. </w:t>
      </w:r>
    </w:p>
    <w:p w14:paraId="59D237CD" w14:textId="56E4F7D3" w:rsidR="0033067F" w:rsidRDefault="0033067F" w:rsidP="0033067F">
      <w:pPr>
        <w:ind w:firstLine="720"/>
        <w:rPr>
          <w:rFonts w:ascii="Times New Roman" w:hAnsi="Times New Roman" w:cs="Times New Roman"/>
          <w:sz w:val="32"/>
          <w:szCs w:val="32"/>
        </w:rPr>
      </w:pPr>
      <w:r w:rsidRPr="00156AFA">
        <w:rPr>
          <w:rFonts w:ascii="Times New Roman" w:hAnsi="Times New Roman" w:cs="Times New Roman"/>
          <w:sz w:val="32"/>
          <w:szCs w:val="32"/>
        </w:rPr>
        <w:t>Lifting his head up</w:t>
      </w:r>
      <w:r>
        <w:rPr>
          <w:rFonts w:ascii="Times New Roman" w:hAnsi="Times New Roman" w:cs="Times New Roman"/>
          <w:sz w:val="32"/>
          <w:szCs w:val="32"/>
        </w:rPr>
        <w:t xml:space="preserve">, Jax watched helplessly as the Captain walked directly to Tink, who was trying to curl herself into the wall, unable to look </w:t>
      </w:r>
      <w:commentRangeStart w:id="62"/>
      <w:r>
        <w:rPr>
          <w:rFonts w:ascii="Times New Roman" w:hAnsi="Times New Roman" w:cs="Times New Roman"/>
          <w:sz w:val="32"/>
          <w:szCs w:val="32"/>
        </w:rPr>
        <w:t>him</w:t>
      </w:r>
      <w:commentRangeEnd w:id="62"/>
      <w:r w:rsidR="00704981">
        <w:rPr>
          <w:rStyle w:val="CommentReference"/>
          <w:rFonts w:ascii="Times New Roman" w:hAnsi="Times New Roman" w:cs="Times New Roman"/>
          <w:sz w:val="32"/>
          <w:szCs w:val="32"/>
        </w:rPr>
        <w:commentReference w:id="62"/>
      </w:r>
      <w:r>
        <w:rPr>
          <w:rFonts w:ascii="Times New Roman" w:hAnsi="Times New Roman" w:cs="Times New Roman"/>
          <w:sz w:val="32"/>
          <w:szCs w:val="32"/>
        </w:rPr>
        <w:t xml:space="preserve"> in the eye. The Captain’s hand shot out, </w:t>
      </w:r>
      <w:r w:rsidRPr="00943E0B">
        <w:rPr>
          <w:rFonts w:ascii="Times New Roman" w:hAnsi="Times New Roman" w:cs="Times New Roman"/>
          <w:sz w:val="32"/>
          <w:szCs w:val="32"/>
        </w:rPr>
        <w:t>grabbing Tink by the scruff of her neck</w:t>
      </w:r>
      <w:del w:id="63" w:author="G Zurawell" w:date="2026-05-20T12:17:00Z" w16du:dateUtc="2026-05-20T18:17:00Z">
        <w:r w:rsidRPr="00943E0B" w:rsidDel="00704981">
          <w:rPr>
            <w:rFonts w:ascii="Times New Roman" w:hAnsi="Times New Roman" w:cs="Times New Roman"/>
            <w:sz w:val="32"/>
            <w:szCs w:val="32"/>
          </w:rPr>
          <w:delText>,</w:delText>
        </w:r>
      </w:del>
      <w:r w:rsidRPr="00943E0B">
        <w:rPr>
          <w:rFonts w:ascii="Times New Roman" w:hAnsi="Times New Roman" w:cs="Times New Roman"/>
          <w:sz w:val="32"/>
          <w:szCs w:val="32"/>
        </w:rPr>
        <w:t xml:space="preserve"> and </w:t>
      </w:r>
      <w:commentRangeStart w:id="64"/>
      <w:r w:rsidRPr="00943E0B">
        <w:rPr>
          <w:rFonts w:ascii="Times New Roman" w:hAnsi="Times New Roman" w:cs="Times New Roman"/>
          <w:sz w:val="32"/>
          <w:szCs w:val="32"/>
        </w:rPr>
        <w:t xml:space="preserve">lifting her two inches </w:t>
      </w:r>
      <w:commentRangeEnd w:id="64"/>
      <w:r w:rsidR="00E52C0F" w:rsidRPr="00943E0B">
        <w:rPr>
          <w:rStyle w:val="CommentReference"/>
          <w:rFonts w:ascii="Times New Roman" w:hAnsi="Times New Roman" w:cs="Times New Roman"/>
          <w:sz w:val="32"/>
          <w:szCs w:val="32"/>
        </w:rPr>
        <w:commentReference w:id="64"/>
      </w:r>
      <w:r w:rsidR="003E581B" w:rsidRPr="00943E0B">
        <w:rPr>
          <w:rFonts w:ascii="Times New Roman" w:hAnsi="Times New Roman" w:cs="Times New Roman"/>
          <w:sz w:val="32"/>
          <w:szCs w:val="32"/>
        </w:rPr>
        <w:t>off</w:t>
      </w:r>
      <w:r w:rsidRPr="00943E0B">
        <w:rPr>
          <w:rFonts w:ascii="Times New Roman" w:hAnsi="Times New Roman" w:cs="Times New Roman"/>
          <w:sz w:val="32"/>
          <w:szCs w:val="32"/>
        </w:rPr>
        <w:t xml:space="preserve"> the ground</w:t>
      </w:r>
      <w:r>
        <w:rPr>
          <w:rFonts w:ascii="Times New Roman" w:hAnsi="Times New Roman" w:cs="Times New Roman"/>
          <w:sz w:val="32"/>
          <w:szCs w:val="32"/>
        </w:rPr>
        <w:t xml:space="preserve">. </w:t>
      </w:r>
    </w:p>
    <w:p w14:paraId="70B38777" w14:textId="284B340F"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“Let her GO!” </w:t>
      </w:r>
      <w:r w:rsidRPr="00156AFA">
        <w:rPr>
          <w:rFonts w:ascii="Times New Roman" w:hAnsi="Times New Roman" w:cs="Times New Roman"/>
          <w:sz w:val="32"/>
          <w:szCs w:val="32"/>
        </w:rPr>
        <w:t>Infuriated</w:t>
      </w:r>
      <w:r>
        <w:rPr>
          <w:rFonts w:ascii="Times New Roman" w:hAnsi="Times New Roman" w:cs="Times New Roman"/>
          <w:sz w:val="32"/>
          <w:szCs w:val="32"/>
        </w:rPr>
        <w:t xml:space="preserve">, Jax jumped up and tried lunging towards Tink, but three sets of arms </w:t>
      </w:r>
      <w:del w:id="65" w:author="G Zurawell" w:date="2026-05-20T12:18:00Z" w16du:dateUtc="2026-05-20T18:18:00Z">
        <w:r w:rsidDel="00F463FC">
          <w:rPr>
            <w:rFonts w:ascii="Times New Roman" w:hAnsi="Times New Roman" w:cs="Times New Roman"/>
            <w:sz w:val="32"/>
            <w:szCs w:val="32"/>
          </w:rPr>
          <w:delText>went around</w:delText>
        </w:r>
      </w:del>
      <w:r>
        <w:rPr>
          <w:rFonts w:ascii="Times New Roman" w:hAnsi="Times New Roman" w:cs="Times New Roman"/>
          <w:sz w:val="32"/>
          <w:szCs w:val="32"/>
        </w:rPr>
        <w:t xml:space="preserve"> </w:t>
      </w:r>
      <w:ins w:id="66" w:author="G Zurawell" w:date="2026-05-24T11:56:00Z" w16du:dateUtc="2026-05-24T17:56:00Z">
        <w:r w:rsidR="008F7692">
          <w:rPr>
            <w:rFonts w:ascii="Times New Roman" w:hAnsi="Times New Roman" w:cs="Times New Roman"/>
            <w:sz w:val="32"/>
            <w:szCs w:val="32"/>
          </w:rPr>
          <w:t xml:space="preserve">bound </w:t>
        </w:r>
      </w:ins>
      <w:r>
        <w:rPr>
          <w:rFonts w:ascii="Times New Roman" w:hAnsi="Times New Roman" w:cs="Times New Roman"/>
          <w:sz w:val="32"/>
          <w:szCs w:val="32"/>
        </w:rPr>
        <w:t xml:space="preserve">his </w:t>
      </w:r>
      <w:ins w:id="67" w:author="G Zurawell" w:date="2026-05-24T11:56:00Z" w16du:dateUtc="2026-05-24T17:56:00Z">
        <w:r w:rsidR="008F7692">
          <w:rPr>
            <w:rFonts w:ascii="Times New Roman" w:hAnsi="Times New Roman" w:cs="Times New Roman"/>
            <w:sz w:val="32"/>
            <w:szCs w:val="32"/>
          </w:rPr>
          <w:t>flailing limbs</w:t>
        </w:r>
      </w:ins>
      <w:del w:id="68" w:author="G Zurawell" w:date="2026-05-24T11:55:00Z" w16du:dateUtc="2026-05-24T17:55:00Z">
        <w:r w:rsidDel="00DC5B2C">
          <w:rPr>
            <w:rFonts w:ascii="Times New Roman" w:hAnsi="Times New Roman" w:cs="Times New Roman"/>
            <w:sz w:val="32"/>
            <w:szCs w:val="32"/>
          </w:rPr>
          <w:delText xml:space="preserve">torso and </w:delText>
        </w:r>
        <w:commentRangeStart w:id="69"/>
        <w:r w:rsidDel="00DC5B2C">
          <w:rPr>
            <w:rFonts w:ascii="Times New Roman" w:hAnsi="Times New Roman" w:cs="Times New Roman"/>
            <w:sz w:val="32"/>
            <w:szCs w:val="32"/>
          </w:rPr>
          <w:delText>arms</w:delText>
        </w:r>
      </w:del>
      <w:commentRangeEnd w:id="69"/>
      <w:r w:rsidR="001A56DE">
        <w:rPr>
          <w:rStyle w:val="CommentReference"/>
          <w:rFonts w:ascii="Times New Roman" w:hAnsi="Times New Roman" w:cs="Times New Roman"/>
          <w:sz w:val="32"/>
          <w:szCs w:val="32"/>
        </w:rPr>
        <w:commentReference w:id="69"/>
      </w:r>
      <w:del w:id="70" w:author="G Zurawell" w:date="2026-05-24T11:57:00Z" w16du:dateUtc="2026-05-24T17:57:00Z">
        <w:r w:rsidDel="005543D3">
          <w:rPr>
            <w:rFonts w:ascii="Times New Roman" w:hAnsi="Times New Roman" w:cs="Times New Roman"/>
            <w:sz w:val="32"/>
            <w:szCs w:val="32"/>
          </w:rPr>
          <w:delText>,</w:delText>
        </w:r>
      </w:del>
      <w:r>
        <w:rPr>
          <w:rFonts w:ascii="Times New Roman" w:hAnsi="Times New Roman" w:cs="Times New Roman"/>
          <w:sz w:val="32"/>
          <w:szCs w:val="32"/>
        </w:rPr>
        <w:t xml:space="preserve"> as James’ lackeys pulled him </w:t>
      </w:r>
      <w:ins w:id="71" w:author="G Zurawell" w:date="2026-05-20T12:19:00Z" w16du:dateUtc="2026-05-20T18:19:00Z">
        <w:r w:rsidR="005A6E81">
          <w:rPr>
            <w:rFonts w:ascii="Times New Roman" w:hAnsi="Times New Roman" w:cs="Times New Roman"/>
            <w:sz w:val="32"/>
            <w:szCs w:val="32"/>
          </w:rPr>
          <w:t xml:space="preserve">away </w:t>
        </w:r>
      </w:ins>
      <w:r>
        <w:rPr>
          <w:rFonts w:ascii="Times New Roman" w:hAnsi="Times New Roman" w:cs="Times New Roman"/>
          <w:sz w:val="32"/>
          <w:szCs w:val="32"/>
        </w:rPr>
        <w:t>even further</w:t>
      </w:r>
      <w:del w:id="72" w:author="G Zurawell" w:date="2026-05-20T12:19:00Z" w16du:dateUtc="2026-05-20T18:19:00Z">
        <w:r w:rsidDel="005A6E81">
          <w:rPr>
            <w:rFonts w:ascii="Times New Roman" w:hAnsi="Times New Roman" w:cs="Times New Roman"/>
            <w:sz w:val="32"/>
            <w:szCs w:val="32"/>
          </w:rPr>
          <w:delText xml:space="preserve"> away</w:delText>
        </w:r>
      </w:del>
      <w:r>
        <w:rPr>
          <w:rFonts w:ascii="Times New Roman" w:hAnsi="Times New Roman" w:cs="Times New Roman"/>
          <w:sz w:val="32"/>
          <w:szCs w:val="32"/>
        </w:rPr>
        <w:t xml:space="preserve">. Jax had no strength to fight back with, and they managed to </w:t>
      </w:r>
      <w:ins w:id="73" w:author="G Zurawell" w:date="2026-05-20T12:20:00Z" w16du:dateUtc="2026-05-20T18:20:00Z">
        <w:r w:rsidR="000361EB">
          <w:rPr>
            <w:rFonts w:ascii="Times New Roman" w:hAnsi="Times New Roman" w:cs="Times New Roman"/>
            <w:sz w:val="32"/>
            <w:szCs w:val="32"/>
          </w:rPr>
          <w:t>drag</w:t>
        </w:r>
      </w:ins>
      <w:del w:id="74" w:author="G Zurawell" w:date="2026-05-20T12:20:00Z" w16du:dateUtc="2026-05-20T18:20:00Z">
        <w:r w:rsidDel="000361EB">
          <w:rPr>
            <w:rFonts w:ascii="Times New Roman" w:hAnsi="Times New Roman" w:cs="Times New Roman"/>
            <w:sz w:val="32"/>
            <w:szCs w:val="32"/>
          </w:rPr>
          <w:delText>pull</w:delText>
        </w:r>
      </w:del>
      <w:r>
        <w:rPr>
          <w:rFonts w:ascii="Times New Roman" w:hAnsi="Times New Roman" w:cs="Times New Roman"/>
          <w:sz w:val="32"/>
          <w:szCs w:val="32"/>
        </w:rPr>
        <w:t xml:space="preserve"> him away with minim</w:t>
      </w:r>
      <w:ins w:id="75" w:author="G Zurawell" w:date="2026-05-24T11:59:00Z" w16du:dateUtc="2026-05-24T17:59:00Z">
        <w:r w:rsidR="000258C2">
          <w:rPr>
            <w:rFonts w:ascii="Times New Roman" w:hAnsi="Times New Roman" w:cs="Times New Roman"/>
            <w:sz w:val="32"/>
            <w:szCs w:val="32"/>
          </w:rPr>
          <w:t>al</w:t>
        </w:r>
      </w:ins>
      <w:del w:id="76" w:author="G Zurawell" w:date="2026-05-24T11:59:00Z" w16du:dateUtc="2026-05-24T17:59:00Z">
        <w:r w:rsidDel="000258C2">
          <w:rPr>
            <w:rFonts w:ascii="Times New Roman" w:hAnsi="Times New Roman" w:cs="Times New Roman"/>
            <w:sz w:val="32"/>
            <w:szCs w:val="32"/>
          </w:rPr>
          <w:delText>um</w:delText>
        </w:r>
      </w:del>
      <w:r>
        <w:rPr>
          <w:rFonts w:ascii="Times New Roman" w:hAnsi="Times New Roman" w:cs="Times New Roman"/>
          <w:sz w:val="32"/>
          <w:szCs w:val="32"/>
        </w:rPr>
        <w:t xml:space="preserve"> effort. </w:t>
      </w:r>
    </w:p>
    <w:p w14:paraId="3260D1D3" w14:textId="77777777"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James </w:t>
      </w:r>
      <w:commentRangeStart w:id="77"/>
      <w:r>
        <w:rPr>
          <w:rFonts w:ascii="Times New Roman" w:hAnsi="Times New Roman" w:cs="Times New Roman"/>
          <w:sz w:val="32"/>
          <w:szCs w:val="32"/>
        </w:rPr>
        <w:t>came from behind</w:t>
      </w:r>
      <w:commentRangeEnd w:id="77"/>
      <w:r w:rsidR="00E42303">
        <w:rPr>
          <w:rStyle w:val="CommentReference"/>
          <w:rFonts w:ascii="Times New Roman" w:hAnsi="Times New Roman" w:cs="Times New Roman"/>
          <w:sz w:val="32"/>
          <w:szCs w:val="32"/>
        </w:rPr>
        <w:commentReference w:id="77"/>
      </w:r>
      <w:r>
        <w:rPr>
          <w:rFonts w:ascii="Times New Roman" w:hAnsi="Times New Roman" w:cs="Times New Roman"/>
          <w:sz w:val="32"/>
          <w:szCs w:val="32"/>
        </w:rPr>
        <w:t xml:space="preserve">, </w:t>
      </w:r>
      <w:commentRangeStart w:id="78"/>
      <w:r w:rsidRPr="00156AFA">
        <w:rPr>
          <w:rFonts w:ascii="Times New Roman" w:hAnsi="Times New Roman" w:cs="Times New Roman"/>
          <w:sz w:val="32"/>
          <w:szCs w:val="32"/>
        </w:rPr>
        <w:t>pulling Jax’s hair enough to lift his face up, forcing Jax to watch what was about to happen</w:t>
      </w:r>
      <w:r>
        <w:rPr>
          <w:rFonts w:ascii="Times New Roman" w:hAnsi="Times New Roman" w:cs="Times New Roman"/>
          <w:sz w:val="32"/>
          <w:szCs w:val="32"/>
        </w:rPr>
        <w:t>.</w:t>
      </w:r>
      <w:commentRangeEnd w:id="78"/>
      <w:r w:rsidR="00156AFA">
        <w:rPr>
          <w:rStyle w:val="CommentReference"/>
          <w:rFonts w:ascii="Times New Roman" w:hAnsi="Times New Roman" w:cs="Times New Roman"/>
          <w:sz w:val="32"/>
          <w:szCs w:val="32"/>
        </w:rPr>
        <w:commentReference w:id="78"/>
      </w:r>
    </w:p>
    <w:p w14:paraId="475E4D37" w14:textId="6D1D7C5B"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A vicious smile curled</w:t>
      </w:r>
      <w:del w:id="79" w:author="G Zurawell" w:date="2026-05-20T13:03:00Z" w16du:dateUtc="2026-05-20T19:03:00Z">
        <w:r w:rsidDel="00E310EA">
          <w:rPr>
            <w:rFonts w:ascii="Times New Roman" w:hAnsi="Times New Roman" w:cs="Times New Roman"/>
            <w:sz w:val="32"/>
            <w:szCs w:val="32"/>
          </w:rPr>
          <w:delText xml:space="preserve"> onto</w:delText>
        </w:r>
      </w:del>
      <w:r>
        <w:rPr>
          <w:rFonts w:ascii="Times New Roman" w:hAnsi="Times New Roman" w:cs="Times New Roman"/>
          <w:sz w:val="32"/>
          <w:szCs w:val="32"/>
        </w:rPr>
        <w:t xml:space="preserve"> the Captain’s lips as he pulled Tink </w:t>
      </w:r>
      <w:commentRangeStart w:id="80"/>
      <w:r>
        <w:rPr>
          <w:rFonts w:ascii="Times New Roman" w:hAnsi="Times New Roman" w:cs="Times New Roman"/>
          <w:sz w:val="32"/>
          <w:szCs w:val="32"/>
        </w:rPr>
        <w:t>forward</w:t>
      </w:r>
      <w:del w:id="81" w:author="G Zurawell" w:date="2026-05-20T12:24:00Z" w16du:dateUtc="2026-05-20T18:24:00Z">
        <w:r w:rsidDel="00944688">
          <w:rPr>
            <w:rFonts w:ascii="Times New Roman" w:hAnsi="Times New Roman" w:cs="Times New Roman"/>
            <w:sz w:val="32"/>
            <w:szCs w:val="32"/>
          </w:rPr>
          <w:delText>,</w:delText>
        </w:r>
      </w:del>
      <w:r>
        <w:rPr>
          <w:rFonts w:ascii="Times New Roman" w:hAnsi="Times New Roman" w:cs="Times New Roman"/>
          <w:sz w:val="32"/>
          <w:szCs w:val="32"/>
        </w:rPr>
        <w:t xml:space="preserve"> until the stink of his breath</w:t>
      </w:r>
      <w:del w:id="82" w:author="G Zurawell" w:date="2026-05-20T12:36:00Z" w16du:dateUtc="2026-05-20T18:36:00Z">
        <w:r w:rsidDel="00B71E98">
          <w:rPr>
            <w:rFonts w:ascii="Times New Roman" w:hAnsi="Times New Roman" w:cs="Times New Roman"/>
            <w:sz w:val="32"/>
            <w:szCs w:val="32"/>
          </w:rPr>
          <w:delText>e</w:delText>
        </w:r>
      </w:del>
      <w:r>
        <w:rPr>
          <w:rFonts w:ascii="Times New Roman" w:hAnsi="Times New Roman" w:cs="Times New Roman"/>
          <w:sz w:val="32"/>
          <w:szCs w:val="32"/>
        </w:rPr>
        <w:t xml:space="preserve"> made </w:t>
      </w:r>
      <w:r w:rsidR="003E581B">
        <w:rPr>
          <w:rFonts w:ascii="Times New Roman" w:hAnsi="Times New Roman" w:cs="Times New Roman"/>
          <w:sz w:val="32"/>
          <w:szCs w:val="32"/>
        </w:rPr>
        <w:t>its</w:t>
      </w:r>
      <w:r>
        <w:rPr>
          <w:rFonts w:ascii="Times New Roman" w:hAnsi="Times New Roman" w:cs="Times New Roman"/>
          <w:sz w:val="32"/>
          <w:szCs w:val="32"/>
        </w:rPr>
        <w:t xml:space="preserve"> way across her face. </w:t>
      </w:r>
      <w:commentRangeEnd w:id="80"/>
      <w:r w:rsidR="003075E2">
        <w:rPr>
          <w:rStyle w:val="CommentReference"/>
          <w:rFonts w:ascii="Times New Roman" w:hAnsi="Times New Roman" w:cs="Times New Roman"/>
          <w:sz w:val="32"/>
          <w:szCs w:val="32"/>
        </w:rPr>
        <w:commentReference w:id="80"/>
      </w:r>
      <w:r>
        <w:rPr>
          <w:rFonts w:ascii="Times New Roman" w:hAnsi="Times New Roman" w:cs="Times New Roman"/>
          <w:sz w:val="32"/>
          <w:szCs w:val="32"/>
        </w:rPr>
        <w:t xml:space="preserve">The fear in Tink’s wide eyes was growing, and small whimpers started </w:t>
      </w:r>
      <w:commentRangeStart w:id="83"/>
      <w:r>
        <w:rPr>
          <w:rFonts w:ascii="Times New Roman" w:hAnsi="Times New Roman" w:cs="Times New Roman"/>
          <w:sz w:val="32"/>
          <w:szCs w:val="32"/>
        </w:rPr>
        <w:t xml:space="preserve">making their way out of </w:t>
      </w:r>
      <w:commentRangeEnd w:id="83"/>
      <w:r w:rsidR="00440ABE">
        <w:rPr>
          <w:rStyle w:val="CommentReference"/>
          <w:rFonts w:ascii="Times New Roman" w:hAnsi="Times New Roman" w:cs="Times New Roman"/>
          <w:sz w:val="32"/>
          <w:szCs w:val="32"/>
        </w:rPr>
        <w:commentReference w:id="83"/>
      </w:r>
      <w:r>
        <w:rPr>
          <w:rFonts w:ascii="Times New Roman" w:hAnsi="Times New Roman" w:cs="Times New Roman"/>
          <w:sz w:val="32"/>
          <w:szCs w:val="32"/>
        </w:rPr>
        <w:t xml:space="preserve">her throat. </w:t>
      </w:r>
    </w:p>
    <w:p w14:paraId="07C50E5A" w14:textId="2B7AF2BE"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“You’ve proven to be more than a simple distraction. You’ve become the </w:t>
      </w:r>
      <w:commentRangeStart w:id="84"/>
      <w:r>
        <w:rPr>
          <w:rFonts w:ascii="Times New Roman" w:hAnsi="Times New Roman" w:cs="Times New Roman"/>
          <w:sz w:val="32"/>
          <w:szCs w:val="32"/>
        </w:rPr>
        <w:t>gnat on my back</w:t>
      </w:r>
      <w:commentRangeEnd w:id="84"/>
      <w:r w:rsidR="0003728C">
        <w:rPr>
          <w:rStyle w:val="CommentReference"/>
          <w:rFonts w:ascii="Times New Roman" w:hAnsi="Times New Roman" w:cs="Times New Roman"/>
          <w:sz w:val="32"/>
          <w:szCs w:val="32"/>
        </w:rPr>
        <w:commentReference w:id="84"/>
      </w:r>
      <w:r>
        <w:rPr>
          <w:rFonts w:ascii="Times New Roman" w:hAnsi="Times New Roman" w:cs="Times New Roman"/>
          <w:sz w:val="32"/>
          <w:szCs w:val="32"/>
        </w:rPr>
        <w:t xml:space="preserve">, picking at my operations until I had no choice but to pay you the attention you so desperately want from me.” </w:t>
      </w:r>
      <w:del w:id="85" w:author="G Zurawell" w:date="2026-05-24T12:06:00Z" w16du:dateUtc="2026-05-24T18:06:00Z">
        <w:r w:rsidDel="0017792E">
          <w:rPr>
            <w:rFonts w:ascii="Times New Roman" w:hAnsi="Times New Roman" w:cs="Times New Roman"/>
            <w:sz w:val="32"/>
            <w:szCs w:val="32"/>
          </w:rPr>
          <w:delText>While the Captain was talking to</w:delText>
        </w:r>
      </w:del>
      <w:ins w:id="86" w:author="G Zurawell" w:date="2026-05-24T12:06:00Z" w16du:dateUtc="2026-05-24T18:06:00Z">
        <w:r w:rsidR="0017792E">
          <w:rPr>
            <w:rFonts w:ascii="Times New Roman" w:hAnsi="Times New Roman" w:cs="Times New Roman"/>
            <w:sz w:val="32"/>
            <w:szCs w:val="32"/>
          </w:rPr>
          <w:t>Although his words were</w:t>
        </w:r>
        <w:r w:rsidR="00C02C51">
          <w:rPr>
            <w:rFonts w:ascii="Times New Roman" w:hAnsi="Times New Roman" w:cs="Times New Roman"/>
            <w:sz w:val="32"/>
            <w:szCs w:val="32"/>
          </w:rPr>
          <w:t xml:space="preserve"> meant for</w:t>
        </w:r>
      </w:ins>
      <w:r>
        <w:rPr>
          <w:rFonts w:ascii="Times New Roman" w:hAnsi="Times New Roman" w:cs="Times New Roman"/>
          <w:sz w:val="32"/>
          <w:szCs w:val="32"/>
        </w:rPr>
        <w:t xml:space="preserve"> Jax, </w:t>
      </w:r>
      <w:del w:id="87" w:author="G Zurawell" w:date="2026-05-24T12:06:00Z" w16du:dateUtc="2026-05-24T18:06:00Z">
        <w:r w:rsidDel="00C02C51">
          <w:rPr>
            <w:rFonts w:ascii="Times New Roman" w:hAnsi="Times New Roman" w:cs="Times New Roman"/>
            <w:sz w:val="32"/>
            <w:szCs w:val="32"/>
          </w:rPr>
          <w:lastRenderedPageBreak/>
          <w:delText>he</w:delText>
        </w:r>
      </w:del>
      <w:ins w:id="88" w:author="G Zurawell" w:date="2026-05-24T12:06:00Z" w16du:dateUtc="2026-05-24T18:06:00Z">
        <w:r w:rsidR="00C02C51">
          <w:rPr>
            <w:rFonts w:ascii="Times New Roman" w:hAnsi="Times New Roman" w:cs="Times New Roman"/>
            <w:sz w:val="32"/>
            <w:szCs w:val="32"/>
          </w:rPr>
          <w:t>the Captain</w:t>
        </w:r>
      </w:ins>
      <w:ins w:id="89" w:author="G Zurawell" w:date="2026-05-24T12:09:00Z" w16du:dateUtc="2026-05-24T18:09:00Z">
        <w:r w:rsidR="002147A4">
          <w:rPr>
            <w:rFonts w:ascii="Times New Roman" w:hAnsi="Times New Roman" w:cs="Times New Roman"/>
            <w:sz w:val="32"/>
            <w:szCs w:val="32"/>
          </w:rPr>
          <w:t>’s</w:t>
        </w:r>
      </w:ins>
      <w:r>
        <w:rPr>
          <w:rFonts w:ascii="Times New Roman" w:hAnsi="Times New Roman" w:cs="Times New Roman"/>
          <w:sz w:val="32"/>
          <w:szCs w:val="32"/>
        </w:rPr>
        <w:t xml:space="preserve"> </w:t>
      </w:r>
      <w:commentRangeStart w:id="90"/>
      <w:ins w:id="91" w:author="G Zurawell" w:date="2026-05-24T12:04:00Z" w16du:dateUtc="2026-05-24T18:04:00Z">
        <w:r w:rsidR="00AC0514">
          <w:rPr>
            <w:rFonts w:ascii="Times New Roman" w:hAnsi="Times New Roman" w:cs="Times New Roman"/>
            <w:sz w:val="32"/>
            <w:szCs w:val="32"/>
          </w:rPr>
          <w:t xml:space="preserve"> wicked gaze</w:t>
        </w:r>
      </w:ins>
      <w:del w:id="92" w:author="G Zurawell" w:date="2026-05-24T12:04:00Z" w16du:dateUtc="2026-05-24T18:04:00Z">
        <w:r w:rsidDel="00AC0514">
          <w:rPr>
            <w:rFonts w:ascii="Times New Roman" w:hAnsi="Times New Roman" w:cs="Times New Roman"/>
            <w:sz w:val="32"/>
            <w:szCs w:val="32"/>
          </w:rPr>
          <w:delText>refused to look</w:delText>
        </w:r>
      </w:del>
      <w:del w:id="93" w:author="G Zurawell" w:date="2026-05-24T12:09:00Z" w16du:dateUtc="2026-05-24T18:09:00Z">
        <w:r w:rsidDel="002147A4">
          <w:rPr>
            <w:rFonts w:ascii="Times New Roman" w:hAnsi="Times New Roman" w:cs="Times New Roman"/>
            <w:sz w:val="32"/>
            <w:szCs w:val="32"/>
          </w:rPr>
          <w:delText xml:space="preserve"> away from</w:delText>
        </w:r>
      </w:del>
      <w:ins w:id="94" w:author="G Zurawell" w:date="2026-05-24T12:10:00Z" w16du:dateUtc="2026-05-24T18:10:00Z">
        <w:r w:rsidR="00C05923">
          <w:rPr>
            <w:rFonts w:ascii="Times New Roman" w:hAnsi="Times New Roman" w:cs="Times New Roman"/>
            <w:sz w:val="32"/>
            <w:szCs w:val="32"/>
          </w:rPr>
          <w:t xml:space="preserve"> remained on</w:t>
        </w:r>
      </w:ins>
      <w:r>
        <w:rPr>
          <w:rFonts w:ascii="Times New Roman" w:hAnsi="Times New Roman" w:cs="Times New Roman"/>
          <w:sz w:val="32"/>
          <w:szCs w:val="32"/>
        </w:rPr>
        <w:t xml:space="preserve"> Tink. </w:t>
      </w:r>
      <w:commentRangeEnd w:id="90"/>
      <w:r w:rsidR="000A643F">
        <w:rPr>
          <w:rStyle w:val="CommentReference"/>
          <w:rFonts w:ascii="Times New Roman" w:hAnsi="Times New Roman" w:cs="Times New Roman"/>
          <w:sz w:val="32"/>
          <w:szCs w:val="32"/>
        </w:rPr>
        <w:commentReference w:id="90"/>
      </w:r>
    </w:p>
    <w:p w14:paraId="2DC43E3B" w14:textId="77777777"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“You’re murdering innocent people!” Jax shouted, </w:t>
      </w:r>
      <w:commentRangeStart w:id="95"/>
      <w:r w:rsidRPr="000D2D51">
        <w:rPr>
          <w:rFonts w:ascii="Times New Roman" w:hAnsi="Times New Roman" w:cs="Times New Roman"/>
          <w:sz w:val="32"/>
          <w:szCs w:val="32"/>
        </w:rPr>
        <w:t>his voice cracking from strain, sweat forming on his forehead as he became more unruly</w:t>
      </w:r>
      <w:commentRangeEnd w:id="95"/>
      <w:r w:rsidR="000D2D51">
        <w:rPr>
          <w:rStyle w:val="CommentReference"/>
          <w:rFonts w:ascii="Times New Roman" w:hAnsi="Times New Roman" w:cs="Times New Roman"/>
          <w:sz w:val="32"/>
          <w:szCs w:val="32"/>
        </w:rPr>
        <w:commentReference w:id="95"/>
      </w:r>
      <w:r>
        <w:rPr>
          <w:rFonts w:ascii="Times New Roman" w:hAnsi="Times New Roman" w:cs="Times New Roman"/>
          <w:sz w:val="32"/>
          <w:szCs w:val="32"/>
        </w:rPr>
        <w:t xml:space="preserve">, but no matter how hard he </w:t>
      </w:r>
      <w:commentRangeStart w:id="96"/>
      <w:r>
        <w:rPr>
          <w:rFonts w:ascii="Times New Roman" w:hAnsi="Times New Roman" w:cs="Times New Roman"/>
          <w:sz w:val="32"/>
          <w:szCs w:val="32"/>
        </w:rPr>
        <w:t>struggled and pulled</w:t>
      </w:r>
      <w:commentRangeEnd w:id="96"/>
      <w:r w:rsidR="007D60DE">
        <w:rPr>
          <w:rStyle w:val="CommentReference"/>
          <w:rFonts w:ascii="Times New Roman" w:hAnsi="Times New Roman" w:cs="Times New Roman"/>
          <w:sz w:val="32"/>
          <w:szCs w:val="32"/>
        </w:rPr>
        <w:commentReference w:id="96"/>
      </w:r>
      <w:r>
        <w:rPr>
          <w:rFonts w:ascii="Times New Roman" w:hAnsi="Times New Roman" w:cs="Times New Roman"/>
          <w:sz w:val="32"/>
          <w:szCs w:val="32"/>
        </w:rPr>
        <w:t xml:space="preserve">, in his state Jax was no match for those that held him prisoner. </w:t>
      </w:r>
    </w:p>
    <w:p w14:paraId="5C94255D" w14:textId="59D67CAA"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“They are guilty by blood association!” </w:t>
      </w:r>
      <w:del w:id="97" w:author="G Zurawell" w:date="2026-05-20T13:09:00Z" w16du:dateUtc="2026-05-20T19:09:00Z">
        <w:r w:rsidDel="002E6A38">
          <w:rPr>
            <w:rFonts w:ascii="Times New Roman" w:hAnsi="Times New Roman" w:cs="Times New Roman"/>
            <w:sz w:val="32"/>
            <w:szCs w:val="32"/>
          </w:rPr>
          <w:delText>T</w:delText>
        </w:r>
      </w:del>
      <w:ins w:id="98" w:author="G Zurawell" w:date="2026-05-20T13:09:00Z" w16du:dateUtc="2026-05-20T19:09:00Z">
        <w:r w:rsidR="002E6A38">
          <w:rPr>
            <w:rFonts w:ascii="Times New Roman" w:hAnsi="Times New Roman" w:cs="Times New Roman"/>
            <w:sz w:val="32"/>
            <w:szCs w:val="32"/>
          </w:rPr>
          <w:t>t</w:t>
        </w:r>
      </w:ins>
      <w:r>
        <w:rPr>
          <w:rFonts w:ascii="Times New Roman" w:hAnsi="Times New Roman" w:cs="Times New Roman"/>
          <w:sz w:val="32"/>
          <w:szCs w:val="32"/>
        </w:rPr>
        <w:t xml:space="preserve">he Captain snapped back at him, </w:t>
      </w:r>
      <w:r w:rsidRPr="00F742EF">
        <w:rPr>
          <w:rFonts w:ascii="Times New Roman" w:hAnsi="Times New Roman" w:cs="Times New Roman"/>
          <w:sz w:val="32"/>
          <w:szCs w:val="32"/>
        </w:rPr>
        <w:t>finally looking Jax in the eye</w:t>
      </w:r>
      <w:r>
        <w:rPr>
          <w:rFonts w:ascii="Times New Roman" w:hAnsi="Times New Roman" w:cs="Times New Roman"/>
          <w:sz w:val="32"/>
          <w:szCs w:val="32"/>
        </w:rPr>
        <w:t xml:space="preserve"> a</w:t>
      </w:r>
      <w:ins w:id="99" w:author="G Zurawell" w:date="2026-05-20T13:11:00Z" w16du:dateUtc="2026-05-20T19:11:00Z">
        <w:r w:rsidR="00F82F16">
          <w:rPr>
            <w:rFonts w:ascii="Times New Roman" w:hAnsi="Times New Roman" w:cs="Times New Roman"/>
            <w:sz w:val="32"/>
            <w:szCs w:val="32"/>
          </w:rPr>
          <w:t>s</w:t>
        </w:r>
      </w:ins>
      <w:del w:id="100" w:author="G Zurawell" w:date="2026-05-20T13:11:00Z" w16du:dateUtc="2026-05-20T19:11:00Z">
        <w:r w:rsidDel="00F82F16">
          <w:rPr>
            <w:rFonts w:ascii="Times New Roman" w:hAnsi="Times New Roman" w:cs="Times New Roman"/>
            <w:sz w:val="32"/>
            <w:szCs w:val="32"/>
          </w:rPr>
          <w:delText>nd</w:delText>
        </w:r>
      </w:del>
      <w:r>
        <w:rPr>
          <w:rFonts w:ascii="Times New Roman" w:hAnsi="Times New Roman" w:cs="Times New Roman"/>
          <w:sz w:val="32"/>
          <w:szCs w:val="32"/>
        </w:rPr>
        <w:t xml:space="preserve"> spittle flew from his mouth. Fury and hate clouded his features</w:t>
      </w:r>
      <w:ins w:id="101" w:author="G Zurawell" w:date="2026-05-20T13:11:00Z" w16du:dateUtc="2026-05-20T19:11:00Z">
        <w:r w:rsidR="00FE3FB0">
          <w:rPr>
            <w:rFonts w:ascii="Times New Roman" w:hAnsi="Times New Roman" w:cs="Times New Roman"/>
            <w:sz w:val="32"/>
            <w:szCs w:val="32"/>
          </w:rPr>
          <w:t>,</w:t>
        </w:r>
      </w:ins>
      <w:r>
        <w:rPr>
          <w:rFonts w:ascii="Times New Roman" w:hAnsi="Times New Roman" w:cs="Times New Roman"/>
          <w:sz w:val="32"/>
          <w:szCs w:val="32"/>
        </w:rPr>
        <w:t xml:space="preserve"> and Jax knew he was staring into the face of pure evil.</w:t>
      </w:r>
    </w:p>
    <w:p w14:paraId="3A6A4903" w14:textId="6464D653"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“You’re a coward, Captain. A coward</w:t>
      </w:r>
      <w:del w:id="102" w:author="G Zurawell" w:date="2026-05-20T13:12:00Z" w16du:dateUtc="2026-05-20T19:12:00Z">
        <w:r w:rsidDel="00AE55DE">
          <w:rPr>
            <w:rFonts w:ascii="Times New Roman" w:hAnsi="Times New Roman" w:cs="Times New Roman"/>
            <w:sz w:val="32"/>
            <w:szCs w:val="32"/>
          </w:rPr>
          <w:delText>,</w:delText>
        </w:r>
      </w:del>
      <w:r>
        <w:rPr>
          <w:rFonts w:ascii="Times New Roman" w:hAnsi="Times New Roman" w:cs="Times New Roman"/>
          <w:sz w:val="32"/>
          <w:szCs w:val="32"/>
        </w:rPr>
        <w:t xml:space="preserve"> and a fool, and one day I’ll be able to stop your operation completely!” </w:t>
      </w:r>
      <w:commentRangeStart w:id="103"/>
      <w:r>
        <w:rPr>
          <w:rFonts w:ascii="Times New Roman" w:hAnsi="Times New Roman" w:cs="Times New Roman"/>
          <w:sz w:val="32"/>
          <w:szCs w:val="32"/>
        </w:rPr>
        <w:t>Jax</w:t>
      </w:r>
      <w:ins w:id="104" w:author="G Zurawell" w:date="2026-05-20T13:16:00Z" w16du:dateUtc="2026-05-20T19:16:00Z">
        <w:r w:rsidR="00E0356C">
          <w:rPr>
            <w:rFonts w:ascii="Times New Roman" w:hAnsi="Times New Roman" w:cs="Times New Roman"/>
            <w:sz w:val="32"/>
            <w:szCs w:val="32"/>
          </w:rPr>
          <w:t>’s</w:t>
        </w:r>
      </w:ins>
      <w:commentRangeEnd w:id="103"/>
      <w:r w:rsidR="00E0356C">
        <w:rPr>
          <w:rStyle w:val="CommentReference"/>
          <w:rFonts w:ascii="Times New Roman" w:hAnsi="Times New Roman" w:cs="Times New Roman"/>
          <w:sz w:val="32"/>
          <w:szCs w:val="32"/>
        </w:rPr>
        <w:commentReference w:id="103"/>
      </w:r>
      <w:r>
        <w:rPr>
          <w:rFonts w:ascii="Times New Roman" w:hAnsi="Times New Roman" w:cs="Times New Roman"/>
          <w:sz w:val="32"/>
          <w:szCs w:val="32"/>
        </w:rPr>
        <w:t xml:space="preserve"> spit flew </w:t>
      </w:r>
      <w:commentRangeStart w:id="105"/>
      <w:r>
        <w:rPr>
          <w:rFonts w:ascii="Times New Roman" w:hAnsi="Times New Roman" w:cs="Times New Roman"/>
          <w:sz w:val="32"/>
          <w:szCs w:val="32"/>
        </w:rPr>
        <w:t>finished by spitting at the Captain</w:t>
      </w:r>
      <w:commentRangeEnd w:id="105"/>
      <w:r w:rsidR="00B321D4">
        <w:rPr>
          <w:rStyle w:val="CommentReference"/>
          <w:rFonts w:ascii="Times New Roman" w:hAnsi="Times New Roman" w:cs="Times New Roman"/>
          <w:sz w:val="32"/>
          <w:szCs w:val="32"/>
        </w:rPr>
        <w:commentReference w:id="105"/>
      </w:r>
      <w:r>
        <w:rPr>
          <w:rFonts w:ascii="Times New Roman" w:hAnsi="Times New Roman" w:cs="Times New Roman"/>
          <w:sz w:val="32"/>
          <w:szCs w:val="32"/>
        </w:rPr>
        <w:t xml:space="preserve">, </w:t>
      </w:r>
      <w:r w:rsidRPr="00D344B2">
        <w:rPr>
          <w:rFonts w:ascii="Times New Roman" w:hAnsi="Times New Roman" w:cs="Times New Roman"/>
          <w:sz w:val="32"/>
          <w:szCs w:val="32"/>
        </w:rPr>
        <w:t>doing everything he could think of to keep the attention on himself.</w:t>
      </w:r>
      <w:r>
        <w:rPr>
          <w:rFonts w:ascii="Times New Roman" w:hAnsi="Times New Roman" w:cs="Times New Roman"/>
          <w:sz w:val="32"/>
          <w:szCs w:val="32"/>
        </w:rPr>
        <w:t xml:space="preserve"> </w:t>
      </w:r>
    </w:p>
    <w:p w14:paraId="1A7FC4F8" w14:textId="5B91B2A2"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“That day is not today, you insignificant little cockroach. Today</w:t>
      </w:r>
      <w:del w:id="106" w:author="G Zurawell" w:date="2026-05-20T13:17:00Z" w16du:dateUtc="2026-05-20T19:17:00Z">
        <w:r w:rsidDel="009B0EBF">
          <w:rPr>
            <w:rFonts w:ascii="Times New Roman" w:hAnsi="Times New Roman" w:cs="Times New Roman"/>
            <w:sz w:val="32"/>
            <w:szCs w:val="32"/>
          </w:rPr>
          <w:delText>,</w:delText>
        </w:r>
      </w:del>
      <w:r>
        <w:rPr>
          <w:rFonts w:ascii="Times New Roman" w:hAnsi="Times New Roman" w:cs="Times New Roman"/>
          <w:sz w:val="32"/>
          <w:szCs w:val="32"/>
        </w:rPr>
        <w:t xml:space="preserve"> you get to watch as I take something important from you. Maybe this will make you think twice about interfering in something that’s none of your </w:t>
      </w:r>
      <w:r w:rsidR="003E581B">
        <w:rPr>
          <w:rFonts w:ascii="Times New Roman" w:hAnsi="Times New Roman" w:cs="Times New Roman"/>
          <w:sz w:val="32"/>
          <w:szCs w:val="32"/>
        </w:rPr>
        <w:t>business.”</w:t>
      </w:r>
      <w:r>
        <w:rPr>
          <w:rFonts w:ascii="Times New Roman" w:hAnsi="Times New Roman" w:cs="Times New Roman"/>
          <w:sz w:val="32"/>
          <w:szCs w:val="32"/>
        </w:rPr>
        <w:t xml:space="preserve"> With that, the Captain turned his attention back to the limp and whimpering woman in his grasp. </w:t>
      </w:r>
    </w:p>
    <w:p w14:paraId="32B41F82" w14:textId="7ED1434A"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“Tink!” Dread filled his gut as Jax fought against the</w:t>
      </w:r>
      <w:del w:id="107" w:author="G Zurawell" w:date="2026-05-20T13:18:00Z" w16du:dateUtc="2026-05-20T19:18:00Z">
        <w:r w:rsidDel="00724819">
          <w:rPr>
            <w:rFonts w:ascii="Times New Roman" w:hAnsi="Times New Roman" w:cs="Times New Roman"/>
            <w:sz w:val="32"/>
            <w:szCs w:val="32"/>
          </w:rPr>
          <w:delText xml:space="preserve"> arms and</w:delText>
        </w:r>
      </w:del>
      <w:r>
        <w:rPr>
          <w:rFonts w:ascii="Times New Roman" w:hAnsi="Times New Roman" w:cs="Times New Roman"/>
          <w:sz w:val="32"/>
          <w:szCs w:val="32"/>
        </w:rPr>
        <w:t xml:space="preserve"> hands holding him back, watching helplessly as the Captain raised his other arm up, the arm that had a large</w:t>
      </w:r>
      <w:del w:id="108" w:author="G Zurawell" w:date="2026-05-20T13:18:00Z" w16du:dateUtc="2026-05-20T19:18:00Z">
        <w:r w:rsidDel="00794994">
          <w:rPr>
            <w:rFonts w:ascii="Times New Roman" w:hAnsi="Times New Roman" w:cs="Times New Roman"/>
            <w:sz w:val="32"/>
            <w:szCs w:val="32"/>
          </w:rPr>
          <w:delText>,</w:delText>
        </w:r>
      </w:del>
      <w:r>
        <w:rPr>
          <w:rFonts w:ascii="Times New Roman" w:hAnsi="Times New Roman" w:cs="Times New Roman"/>
          <w:sz w:val="32"/>
          <w:szCs w:val="32"/>
        </w:rPr>
        <w:t xml:space="preserve"> silver hook replacing his hand, and used it to skewer Tink through the back</w:t>
      </w:r>
      <w:ins w:id="109" w:author="G Zurawell" w:date="2026-05-20T13:19:00Z" w16du:dateUtc="2026-05-20T19:19:00Z">
        <w:r w:rsidR="00E67021">
          <w:rPr>
            <w:rFonts w:ascii="Times New Roman" w:hAnsi="Times New Roman" w:cs="Times New Roman"/>
            <w:sz w:val="32"/>
            <w:szCs w:val="32"/>
          </w:rPr>
          <w:t>.</w:t>
        </w:r>
      </w:ins>
      <w:del w:id="110" w:author="G Zurawell" w:date="2026-05-20T13:19:00Z" w16du:dateUtc="2026-05-20T19:19:00Z">
        <w:r w:rsidDel="00E67021">
          <w:rPr>
            <w:rFonts w:ascii="Times New Roman" w:hAnsi="Times New Roman" w:cs="Times New Roman"/>
            <w:sz w:val="32"/>
            <w:szCs w:val="32"/>
          </w:rPr>
          <w:delText>,</w:delText>
        </w:r>
      </w:del>
      <w:r>
        <w:rPr>
          <w:rFonts w:ascii="Times New Roman" w:hAnsi="Times New Roman" w:cs="Times New Roman"/>
          <w:sz w:val="32"/>
          <w:szCs w:val="32"/>
        </w:rPr>
        <w:t xml:space="preserve"> </w:t>
      </w:r>
      <w:del w:id="111" w:author="G Zurawell" w:date="2026-05-20T13:19:00Z" w16du:dateUtc="2026-05-20T19:19:00Z">
        <w:r w:rsidDel="00E67021">
          <w:rPr>
            <w:rFonts w:ascii="Times New Roman" w:hAnsi="Times New Roman" w:cs="Times New Roman"/>
            <w:sz w:val="32"/>
            <w:szCs w:val="32"/>
          </w:rPr>
          <w:delText>t</w:delText>
        </w:r>
      </w:del>
      <w:ins w:id="112" w:author="G Zurawell" w:date="2026-05-20T13:19:00Z" w16du:dateUtc="2026-05-20T19:19:00Z">
        <w:r w:rsidR="00E67021">
          <w:rPr>
            <w:rFonts w:ascii="Times New Roman" w:hAnsi="Times New Roman" w:cs="Times New Roman"/>
            <w:sz w:val="32"/>
            <w:szCs w:val="32"/>
          </w:rPr>
          <w:t>T</w:t>
        </w:r>
      </w:ins>
      <w:r>
        <w:rPr>
          <w:rFonts w:ascii="Times New Roman" w:hAnsi="Times New Roman" w:cs="Times New Roman"/>
          <w:sz w:val="32"/>
          <w:szCs w:val="32"/>
        </w:rPr>
        <w:t>he light in her bright, warm eyes slowly fad</w:t>
      </w:r>
      <w:ins w:id="113" w:author="G Zurawell" w:date="2026-05-20T13:19:00Z" w16du:dateUtc="2026-05-20T19:19:00Z">
        <w:r w:rsidR="00A21A65">
          <w:rPr>
            <w:rFonts w:ascii="Times New Roman" w:hAnsi="Times New Roman" w:cs="Times New Roman"/>
            <w:sz w:val="32"/>
            <w:szCs w:val="32"/>
          </w:rPr>
          <w:t>ed</w:t>
        </w:r>
      </w:ins>
      <w:del w:id="114" w:author="G Zurawell" w:date="2026-05-20T13:19:00Z" w16du:dateUtc="2026-05-20T19:19:00Z">
        <w:r w:rsidDel="00A21A65">
          <w:rPr>
            <w:rFonts w:ascii="Times New Roman" w:hAnsi="Times New Roman" w:cs="Times New Roman"/>
            <w:sz w:val="32"/>
            <w:szCs w:val="32"/>
          </w:rPr>
          <w:delText>ing</w:delText>
        </w:r>
      </w:del>
      <w:r>
        <w:rPr>
          <w:rFonts w:ascii="Times New Roman" w:hAnsi="Times New Roman" w:cs="Times New Roman"/>
          <w:sz w:val="32"/>
          <w:szCs w:val="32"/>
        </w:rPr>
        <w:t xml:space="preserve"> as blood started trickling </w:t>
      </w:r>
      <w:ins w:id="115" w:author="G Zurawell" w:date="2026-05-20T13:19:00Z" w16du:dateUtc="2026-05-20T19:19:00Z">
        <w:r w:rsidR="00A21A65">
          <w:rPr>
            <w:rFonts w:ascii="Times New Roman" w:hAnsi="Times New Roman" w:cs="Times New Roman"/>
            <w:sz w:val="32"/>
            <w:szCs w:val="32"/>
          </w:rPr>
          <w:t>from</w:t>
        </w:r>
      </w:ins>
      <w:del w:id="116" w:author="G Zurawell" w:date="2026-05-20T13:19:00Z" w16du:dateUtc="2026-05-20T19:19:00Z">
        <w:r w:rsidDel="00A21A65">
          <w:rPr>
            <w:rFonts w:ascii="Times New Roman" w:hAnsi="Times New Roman" w:cs="Times New Roman"/>
            <w:sz w:val="32"/>
            <w:szCs w:val="32"/>
          </w:rPr>
          <w:delText>out of</w:delText>
        </w:r>
      </w:del>
      <w:r>
        <w:rPr>
          <w:rFonts w:ascii="Times New Roman" w:hAnsi="Times New Roman" w:cs="Times New Roman"/>
          <w:sz w:val="32"/>
          <w:szCs w:val="32"/>
        </w:rPr>
        <w:t xml:space="preserve"> her mouth. </w:t>
      </w:r>
    </w:p>
    <w:p w14:paraId="432987A8" w14:textId="04104744"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A small gurgling sound </w:t>
      </w:r>
      <w:commentRangeStart w:id="117"/>
      <w:ins w:id="118" w:author="G Zurawell" w:date="2026-05-20T13:21:00Z" w16du:dateUtc="2026-05-20T19:21:00Z">
        <w:r w:rsidR="00600082">
          <w:rPr>
            <w:rFonts w:ascii="Times New Roman" w:hAnsi="Times New Roman" w:cs="Times New Roman"/>
            <w:sz w:val="32"/>
            <w:szCs w:val="32"/>
          </w:rPr>
          <w:t>met his ears</w:t>
        </w:r>
      </w:ins>
      <w:del w:id="119" w:author="G Zurawell" w:date="2026-05-20T13:21:00Z" w16du:dateUtc="2026-05-20T19:21:00Z">
        <w:r w:rsidDel="00600082">
          <w:rPr>
            <w:rFonts w:ascii="Times New Roman" w:hAnsi="Times New Roman" w:cs="Times New Roman"/>
            <w:sz w:val="32"/>
            <w:szCs w:val="32"/>
          </w:rPr>
          <w:delText>came out of her mouth</w:delText>
        </w:r>
      </w:del>
      <w:r>
        <w:rPr>
          <w:rFonts w:ascii="Times New Roman" w:hAnsi="Times New Roman" w:cs="Times New Roman"/>
          <w:sz w:val="32"/>
          <w:szCs w:val="32"/>
        </w:rPr>
        <w:t xml:space="preserve"> </w:t>
      </w:r>
      <w:commentRangeEnd w:id="117"/>
      <w:r w:rsidR="00803677">
        <w:rPr>
          <w:rStyle w:val="CommentReference"/>
          <w:rFonts w:ascii="Times New Roman" w:hAnsi="Times New Roman" w:cs="Times New Roman"/>
          <w:sz w:val="32"/>
          <w:szCs w:val="32"/>
        </w:rPr>
        <w:commentReference w:id="117"/>
      </w:r>
      <w:r>
        <w:rPr>
          <w:rFonts w:ascii="Times New Roman" w:hAnsi="Times New Roman" w:cs="Times New Roman"/>
          <w:sz w:val="32"/>
          <w:szCs w:val="32"/>
        </w:rPr>
        <w:t xml:space="preserve">as her body slowly </w:t>
      </w:r>
      <w:commentRangeStart w:id="120"/>
      <w:r>
        <w:rPr>
          <w:rFonts w:ascii="Times New Roman" w:hAnsi="Times New Roman" w:cs="Times New Roman"/>
          <w:sz w:val="32"/>
          <w:szCs w:val="32"/>
        </w:rPr>
        <w:t>went limp</w:t>
      </w:r>
      <w:commentRangeEnd w:id="120"/>
      <w:r w:rsidR="0040573A">
        <w:rPr>
          <w:rStyle w:val="CommentReference"/>
          <w:rFonts w:ascii="Times New Roman" w:hAnsi="Times New Roman" w:cs="Times New Roman"/>
          <w:sz w:val="32"/>
          <w:szCs w:val="32"/>
        </w:rPr>
        <w:commentReference w:id="120"/>
      </w:r>
      <w:r>
        <w:rPr>
          <w:rFonts w:ascii="Times New Roman" w:hAnsi="Times New Roman" w:cs="Times New Roman"/>
          <w:sz w:val="32"/>
          <w:szCs w:val="32"/>
        </w:rPr>
        <w:t xml:space="preserve">, </w:t>
      </w:r>
      <w:commentRangeStart w:id="121"/>
      <w:r w:rsidRPr="007D11DD">
        <w:rPr>
          <w:rFonts w:ascii="Times New Roman" w:hAnsi="Times New Roman" w:cs="Times New Roman"/>
          <w:sz w:val="32"/>
          <w:szCs w:val="32"/>
        </w:rPr>
        <w:t>the smile on the Captain’s face growing three sizes bigger</w:t>
      </w:r>
      <w:commentRangeEnd w:id="121"/>
      <w:r w:rsidR="004C6BF7">
        <w:rPr>
          <w:rStyle w:val="CommentReference"/>
          <w:rFonts w:ascii="Times New Roman" w:hAnsi="Times New Roman" w:cs="Times New Roman"/>
          <w:sz w:val="32"/>
          <w:szCs w:val="32"/>
        </w:rPr>
        <w:commentReference w:id="121"/>
      </w:r>
      <w:ins w:id="122" w:author="G Zurawell" w:date="2026-05-20T13:27:00Z" w16du:dateUtc="2026-05-20T19:27:00Z">
        <w:r w:rsidR="00F1010E">
          <w:rPr>
            <w:rFonts w:ascii="Times New Roman" w:hAnsi="Times New Roman" w:cs="Times New Roman"/>
            <w:sz w:val="32"/>
            <w:szCs w:val="32"/>
          </w:rPr>
          <w:t>,</w:t>
        </w:r>
      </w:ins>
      <w:del w:id="123" w:author="G Zurawell" w:date="2026-05-20T13:27:00Z" w16du:dateUtc="2026-05-20T19:27:00Z">
        <w:r w:rsidR="00054E20" w:rsidDel="00F1010E">
          <w:rPr>
            <w:rFonts w:ascii="Times New Roman" w:hAnsi="Times New Roman" w:cs="Times New Roman"/>
            <w:sz w:val="32"/>
            <w:szCs w:val="32"/>
          </w:rPr>
          <w:delText>.</w:delText>
        </w:r>
      </w:del>
      <w:r w:rsidRPr="007D11DD">
        <w:rPr>
          <w:rFonts w:ascii="Times New Roman" w:hAnsi="Times New Roman" w:cs="Times New Roman"/>
          <w:sz w:val="32"/>
          <w:szCs w:val="32"/>
        </w:rPr>
        <w:t xml:space="preserve">  and the </w:t>
      </w:r>
      <w:ins w:id="124" w:author="G Zurawell" w:date="2026-05-20T13:30:00Z" w16du:dateUtc="2026-05-20T19:30:00Z">
        <w:r w:rsidR="001A2569">
          <w:rPr>
            <w:rFonts w:ascii="Times New Roman" w:hAnsi="Times New Roman" w:cs="Times New Roman"/>
            <w:sz w:val="32"/>
            <w:szCs w:val="32"/>
          </w:rPr>
          <w:t>thread</w:t>
        </w:r>
      </w:ins>
      <w:del w:id="125" w:author="G Zurawell" w:date="2026-05-20T13:30:00Z" w16du:dateUtc="2026-05-20T19:30:00Z">
        <w:r w:rsidRPr="007D11DD" w:rsidDel="001A2569">
          <w:rPr>
            <w:rFonts w:ascii="Times New Roman" w:hAnsi="Times New Roman" w:cs="Times New Roman"/>
            <w:sz w:val="32"/>
            <w:szCs w:val="32"/>
          </w:rPr>
          <w:delText>small piece of string</w:delText>
        </w:r>
      </w:del>
      <w:r w:rsidRPr="007D11DD">
        <w:rPr>
          <w:rFonts w:ascii="Times New Roman" w:hAnsi="Times New Roman" w:cs="Times New Roman"/>
          <w:sz w:val="32"/>
          <w:szCs w:val="32"/>
        </w:rPr>
        <w:t xml:space="preserve"> holding Jax’s sanity </w:t>
      </w:r>
      <w:r w:rsidRPr="007D11DD">
        <w:rPr>
          <w:rFonts w:ascii="Times New Roman" w:hAnsi="Times New Roman" w:cs="Times New Roman"/>
          <w:sz w:val="32"/>
          <w:szCs w:val="32"/>
        </w:rPr>
        <w:lastRenderedPageBreak/>
        <w:t>together snapped as a painful growl crawled up his throat</w:t>
      </w:r>
      <w:del w:id="126" w:author="G Zurawell" w:date="2026-05-20T13:31:00Z" w16du:dateUtc="2026-05-20T19:31:00Z">
        <w:r w:rsidDel="00FC59C8">
          <w:rPr>
            <w:rFonts w:ascii="Times New Roman" w:hAnsi="Times New Roman" w:cs="Times New Roman"/>
            <w:sz w:val="32"/>
            <w:szCs w:val="32"/>
          </w:rPr>
          <w:delText>,</w:delText>
        </w:r>
      </w:del>
      <w:r>
        <w:rPr>
          <w:rFonts w:ascii="Times New Roman" w:hAnsi="Times New Roman" w:cs="Times New Roman"/>
          <w:sz w:val="32"/>
          <w:szCs w:val="32"/>
        </w:rPr>
        <w:t xml:space="preserve"> and out of his mouth.</w:t>
      </w:r>
    </w:p>
    <w:p w14:paraId="2B46122C" w14:textId="02727215"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His skin started burning from the inside as his arms and legs</w:t>
      </w:r>
      <w:del w:id="127" w:author="G Zurawell" w:date="2026-05-20T13:33:00Z" w16du:dateUtc="2026-05-20T19:33:00Z">
        <w:r w:rsidDel="00802629">
          <w:rPr>
            <w:rFonts w:ascii="Times New Roman" w:hAnsi="Times New Roman" w:cs="Times New Roman"/>
            <w:sz w:val="32"/>
            <w:szCs w:val="32"/>
          </w:rPr>
          <w:delText xml:space="preserve"> started</w:delText>
        </w:r>
      </w:del>
      <w:r>
        <w:rPr>
          <w:rFonts w:ascii="Times New Roman" w:hAnsi="Times New Roman" w:cs="Times New Roman"/>
          <w:sz w:val="32"/>
          <w:szCs w:val="32"/>
        </w:rPr>
        <w:t xml:space="preserve"> trembl</w:t>
      </w:r>
      <w:ins w:id="128" w:author="G Zurawell" w:date="2026-05-20T13:33:00Z" w16du:dateUtc="2026-05-20T19:33:00Z">
        <w:r w:rsidR="00802629">
          <w:rPr>
            <w:rFonts w:ascii="Times New Roman" w:hAnsi="Times New Roman" w:cs="Times New Roman"/>
            <w:sz w:val="32"/>
            <w:szCs w:val="32"/>
          </w:rPr>
          <w:t>ed</w:t>
        </w:r>
      </w:ins>
      <w:del w:id="129" w:author="G Zurawell" w:date="2026-05-20T13:33:00Z" w16du:dateUtc="2026-05-20T19:33:00Z">
        <w:r w:rsidDel="00802629">
          <w:rPr>
            <w:rFonts w:ascii="Times New Roman" w:hAnsi="Times New Roman" w:cs="Times New Roman"/>
            <w:sz w:val="32"/>
            <w:szCs w:val="32"/>
          </w:rPr>
          <w:delText>ing</w:delText>
        </w:r>
      </w:del>
      <w:r>
        <w:rPr>
          <w:rFonts w:ascii="Times New Roman" w:hAnsi="Times New Roman" w:cs="Times New Roman"/>
          <w:sz w:val="32"/>
          <w:szCs w:val="32"/>
        </w:rPr>
        <w:t xml:space="preserve"> with restraint. A bright glow grew from the center of his chest, </w:t>
      </w:r>
      <w:r w:rsidRPr="000C28E9">
        <w:rPr>
          <w:rFonts w:ascii="Times New Roman" w:hAnsi="Times New Roman" w:cs="Times New Roman"/>
          <w:sz w:val="32"/>
          <w:szCs w:val="32"/>
        </w:rPr>
        <w:t>throwing off those that held him with violent force.</w:t>
      </w:r>
      <w:r>
        <w:rPr>
          <w:rFonts w:ascii="Times New Roman" w:hAnsi="Times New Roman" w:cs="Times New Roman"/>
          <w:sz w:val="32"/>
          <w:szCs w:val="32"/>
        </w:rPr>
        <w:t xml:space="preserve"> The light </w:t>
      </w:r>
      <w:ins w:id="130" w:author="G Zurawell" w:date="2026-05-20T13:36:00Z" w16du:dateUtc="2026-05-20T19:36:00Z">
        <w:r w:rsidR="00A3332C">
          <w:rPr>
            <w:rFonts w:ascii="Times New Roman" w:hAnsi="Times New Roman" w:cs="Times New Roman"/>
            <w:sz w:val="32"/>
            <w:szCs w:val="32"/>
          </w:rPr>
          <w:t>swelled</w:t>
        </w:r>
      </w:ins>
      <w:del w:id="131" w:author="G Zurawell" w:date="2026-05-20T13:36:00Z" w16du:dateUtc="2026-05-20T19:36:00Z">
        <w:r w:rsidDel="00CE6A12">
          <w:rPr>
            <w:rFonts w:ascii="Times New Roman" w:hAnsi="Times New Roman" w:cs="Times New Roman"/>
            <w:sz w:val="32"/>
            <w:szCs w:val="32"/>
          </w:rPr>
          <w:delText>grew</w:delText>
        </w:r>
      </w:del>
      <w:r>
        <w:rPr>
          <w:rFonts w:ascii="Times New Roman" w:hAnsi="Times New Roman" w:cs="Times New Roman"/>
          <w:sz w:val="32"/>
          <w:szCs w:val="32"/>
        </w:rPr>
        <w:t xml:space="preserve"> until it surrounded him, creating a protective bubble. </w:t>
      </w:r>
    </w:p>
    <w:p w14:paraId="3A33E92B" w14:textId="6BDF557C" w:rsidR="0033067F" w:rsidRDefault="0033067F" w:rsidP="0033067F">
      <w:pPr>
        <w:rPr>
          <w:rFonts w:ascii="Times New Roman" w:hAnsi="Times New Roman" w:cs="Times New Roman"/>
          <w:sz w:val="32"/>
          <w:szCs w:val="32"/>
        </w:rPr>
      </w:pPr>
      <w:r>
        <w:rPr>
          <w:rFonts w:ascii="Times New Roman" w:hAnsi="Times New Roman" w:cs="Times New Roman"/>
          <w:sz w:val="32"/>
          <w:szCs w:val="32"/>
        </w:rPr>
        <w:tab/>
        <w:t xml:space="preserve">Jax fell to the ground, </w:t>
      </w:r>
      <w:r w:rsidRPr="00A63418">
        <w:rPr>
          <w:rFonts w:ascii="Times New Roman" w:hAnsi="Times New Roman" w:cs="Times New Roman"/>
          <w:sz w:val="32"/>
          <w:szCs w:val="32"/>
        </w:rPr>
        <w:t>gasping</w:t>
      </w:r>
      <w:del w:id="132" w:author="G Zurawell" w:date="2026-05-20T13:37:00Z" w16du:dateUtc="2026-05-20T19:37:00Z">
        <w:r w:rsidRPr="00A63418" w:rsidDel="009D18A0">
          <w:rPr>
            <w:rFonts w:ascii="Times New Roman" w:hAnsi="Times New Roman" w:cs="Times New Roman"/>
            <w:sz w:val="32"/>
            <w:szCs w:val="32"/>
          </w:rPr>
          <w:delText xml:space="preserve"> in air</w:delText>
        </w:r>
      </w:del>
      <w:del w:id="133" w:author="G Zurawell" w:date="2026-05-20T13:38:00Z" w16du:dateUtc="2026-05-20T19:38:00Z">
        <w:r w:rsidRPr="00A63418" w:rsidDel="00374A91">
          <w:rPr>
            <w:rFonts w:ascii="Times New Roman" w:hAnsi="Times New Roman" w:cs="Times New Roman"/>
            <w:sz w:val="32"/>
            <w:szCs w:val="32"/>
          </w:rPr>
          <w:delText xml:space="preserve"> as he felt</w:delText>
        </w:r>
      </w:del>
      <w:ins w:id="134" w:author="G Zurawell" w:date="2026-05-20T13:38:00Z" w16du:dateUtc="2026-05-20T19:38:00Z">
        <w:r w:rsidR="00374A91">
          <w:rPr>
            <w:rFonts w:ascii="Times New Roman" w:hAnsi="Times New Roman" w:cs="Times New Roman"/>
            <w:sz w:val="32"/>
            <w:szCs w:val="32"/>
          </w:rPr>
          <w:t xml:space="preserve"> and</w:t>
        </w:r>
      </w:ins>
      <w:r w:rsidRPr="00A63418">
        <w:rPr>
          <w:rFonts w:ascii="Times New Roman" w:hAnsi="Times New Roman" w:cs="Times New Roman"/>
          <w:sz w:val="32"/>
          <w:szCs w:val="32"/>
        </w:rPr>
        <w:t xml:space="preserve"> lightheaded </w:t>
      </w:r>
      <w:ins w:id="135" w:author="G Zurawell" w:date="2026-05-20T13:38:00Z" w16du:dateUtc="2026-05-20T19:38:00Z">
        <w:r w:rsidR="00374A91">
          <w:rPr>
            <w:rFonts w:ascii="Times New Roman" w:hAnsi="Times New Roman" w:cs="Times New Roman"/>
            <w:sz w:val="32"/>
            <w:szCs w:val="32"/>
          </w:rPr>
          <w:t xml:space="preserve">as he </w:t>
        </w:r>
      </w:ins>
      <w:r w:rsidRPr="00A63418">
        <w:rPr>
          <w:rFonts w:ascii="Times New Roman" w:hAnsi="Times New Roman" w:cs="Times New Roman"/>
          <w:sz w:val="32"/>
          <w:szCs w:val="32"/>
        </w:rPr>
        <w:t>star</w:t>
      </w:r>
      <w:ins w:id="136" w:author="G Zurawell" w:date="2026-05-20T13:38:00Z" w16du:dateUtc="2026-05-20T19:38:00Z">
        <w:r w:rsidR="00374A91">
          <w:rPr>
            <w:rFonts w:ascii="Times New Roman" w:hAnsi="Times New Roman" w:cs="Times New Roman"/>
            <w:sz w:val="32"/>
            <w:szCs w:val="32"/>
          </w:rPr>
          <w:t>ed</w:t>
        </w:r>
      </w:ins>
      <w:del w:id="137" w:author="G Zurawell" w:date="2026-05-20T13:38:00Z" w16du:dateUtc="2026-05-20T19:38:00Z">
        <w:r w:rsidRPr="00A63418" w:rsidDel="00374A91">
          <w:rPr>
            <w:rFonts w:ascii="Times New Roman" w:hAnsi="Times New Roman" w:cs="Times New Roman"/>
            <w:sz w:val="32"/>
            <w:szCs w:val="32"/>
          </w:rPr>
          <w:delText>ing</w:delText>
        </w:r>
      </w:del>
      <w:r w:rsidRPr="00A63418">
        <w:rPr>
          <w:rFonts w:ascii="Times New Roman" w:hAnsi="Times New Roman" w:cs="Times New Roman"/>
          <w:sz w:val="32"/>
          <w:szCs w:val="32"/>
        </w:rPr>
        <w:t xml:space="preserve"> into the dead eyes of Tink</w:t>
      </w:r>
      <w:r>
        <w:rPr>
          <w:rFonts w:ascii="Times New Roman" w:hAnsi="Times New Roman" w:cs="Times New Roman"/>
          <w:sz w:val="32"/>
          <w:szCs w:val="32"/>
        </w:rPr>
        <w:t xml:space="preserve">.  It was all for nothing, the </w:t>
      </w:r>
      <w:r w:rsidR="003E581B">
        <w:rPr>
          <w:rFonts w:ascii="Times New Roman" w:hAnsi="Times New Roman" w:cs="Times New Roman"/>
          <w:sz w:val="32"/>
          <w:szCs w:val="32"/>
        </w:rPr>
        <w:t>months</w:t>
      </w:r>
      <w:r>
        <w:rPr>
          <w:rFonts w:ascii="Times New Roman" w:hAnsi="Times New Roman" w:cs="Times New Roman"/>
          <w:sz w:val="32"/>
          <w:szCs w:val="32"/>
        </w:rPr>
        <w:t xml:space="preserve"> they spent on the road, fighting and fleeing. All of it to keep Tink safe, and he had failed. </w:t>
      </w:r>
    </w:p>
    <w:p w14:paraId="7484DF86" w14:textId="63617804"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Everything was happening so fast, and yet </w:t>
      </w:r>
      <w:ins w:id="138" w:author="G Zurawell" w:date="2026-05-24T12:16:00Z" w16du:dateUtc="2026-05-24T18:16:00Z">
        <w:r w:rsidR="000E65D3">
          <w:rPr>
            <w:rFonts w:ascii="Times New Roman" w:hAnsi="Times New Roman" w:cs="Times New Roman"/>
            <w:sz w:val="32"/>
            <w:szCs w:val="32"/>
          </w:rPr>
          <w:t>Jax</w:t>
        </w:r>
      </w:ins>
      <w:del w:id="139" w:author="G Zurawell" w:date="2026-05-24T12:16:00Z" w16du:dateUtc="2026-05-24T18:16:00Z">
        <w:r w:rsidDel="000E65D3">
          <w:rPr>
            <w:rFonts w:ascii="Times New Roman" w:hAnsi="Times New Roman" w:cs="Times New Roman"/>
            <w:sz w:val="32"/>
            <w:szCs w:val="32"/>
          </w:rPr>
          <w:delText>it</w:delText>
        </w:r>
      </w:del>
      <w:r>
        <w:rPr>
          <w:rFonts w:ascii="Times New Roman" w:hAnsi="Times New Roman" w:cs="Times New Roman"/>
          <w:sz w:val="32"/>
          <w:szCs w:val="32"/>
        </w:rPr>
        <w:t xml:space="preserve"> felt like he was moving in slow motion as </w:t>
      </w:r>
      <w:ins w:id="140" w:author="G Zurawell" w:date="2026-05-24T12:16:00Z" w16du:dateUtc="2026-05-24T18:16:00Z">
        <w:r w:rsidR="000E65D3">
          <w:rPr>
            <w:rFonts w:ascii="Times New Roman" w:hAnsi="Times New Roman" w:cs="Times New Roman"/>
            <w:sz w:val="32"/>
            <w:szCs w:val="32"/>
          </w:rPr>
          <w:t>he</w:t>
        </w:r>
      </w:ins>
      <w:del w:id="141" w:author="G Zurawell" w:date="2026-05-24T12:16:00Z" w16du:dateUtc="2026-05-24T18:16:00Z">
        <w:r w:rsidDel="000E65D3">
          <w:rPr>
            <w:rFonts w:ascii="Times New Roman" w:hAnsi="Times New Roman" w:cs="Times New Roman"/>
            <w:sz w:val="32"/>
            <w:szCs w:val="32"/>
          </w:rPr>
          <w:delText>Jax</w:delText>
        </w:r>
      </w:del>
      <w:r>
        <w:rPr>
          <w:rFonts w:ascii="Times New Roman" w:hAnsi="Times New Roman" w:cs="Times New Roman"/>
          <w:sz w:val="32"/>
          <w:szCs w:val="32"/>
        </w:rPr>
        <w:t xml:space="preserve"> reached</w:t>
      </w:r>
      <w:del w:id="142" w:author="G Zurawell" w:date="2026-05-20T13:40:00Z" w16du:dateUtc="2026-05-20T19:40:00Z">
        <w:r w:rsidDel="00DA4CAE">
          <w:rPr>
            <w:rFonts w:ascii="Times New Roman" w:hAnsi="Times New Roman" w:cs="Times New Roman"/>
            <w:sz w:val="32"/>
            <w:szCs w:val="32"/>
          </w:rPr>
          <w:delText xml:space="preserve"> his arm out, </w:delText>
        </w:r>
        <w:r w:rsidRPr="00694055" w:rsidDel="00DA4CAE">
          <w:rPr>
            <w:rFonts w:ascii="Times New Roman" w:hAnsi="Times New Roman" w:cs="Times New Roman"/>
            <w:sz w:val="32"/>
            <w:szCs w:val="32"/>
          </w:rPr>
          <w:delText>trying to reach</w:delText>
        </w:r>
      </w:del>
      <w:r w:rsidRPr="00694055">
        <w:rPr>
          <w:rFonts w:ascii="Times New Roman" w:hAnsi="Times New Roman" w:cs="Times New Roman"/>
          <w:sz w:val="32"/>
          <w:szCs w:val="32"/>
        </w:rPr>
        <w:t xml:space="preserve"> for his friend.</w:t>
      </w:r>
      <w:r>
        <w:rPr>
          <w:rFonts w:ascii="Times New Roman" w:hAnsi="Times New Roman" w:cs="Times New Roman"/>
          <w:sz w:val="32"/>
          <w:szCs w:val="32"/>
        </w:rPr>
        <w:t xml:space="preserve"> Agony pierced his heart</w:t>
      </w:r>
      <w:ins w:id="143" w:author="G Zurawell" w:date="2026-05-20T13:42:00Z" w16du:dateUtc="2026-05-20T19:42:00Z">
        <w:r w:rsidR="004D0CF5">
          <w:rPr>
            <w:rFonts w:ascii="Times New Roman" w:hAnsi="Times New Roman" w:cs="Times New Roman"/>
            <w:sz w:val="32"/>
            <w:szCs w:val="32"/>
          </w:rPr>
          <w:t>,</w:t>
        </w:r>
      </w:ins>
      <w:r>
        <w:rPr>
          <w:rFonts w:ascii="Times New Roman" w:hAnsi="Times New Roman" w:cs="Times New Roman"/>
          <w:sz w:val="32"/>
          <w:szCs w:val="32"/>
        </w:rPr>
        <w:t xml:space="preserve"> a</w:t>
      </w:r>
      <w:ins w:id="144" w:author="G Zurawell" w:date="2026-05-20T13:42:00Z" w16du:dateUtc="2026-05-20T19:42:00Z">
        <w:r w:rsidR="004D0CF5">
          <w:rPr>
            <w:rFonts w:ascii="Times New Roman" w:hAnsi="Times New Roman" w:cs="Times New Roman"/>
            <w:sz w:val="32"/>
            <w:szCs w:val="32"/>
          </w:rPr>
          <w:t>nd</w:t>
        </w:r>
      </w:ins>
      <w:del w:id="145" w:author="G Zurawell" w:date="2026-05-20T13:42:00Z" w16du:dateUtc="2026-05-20T19:42:00Z">
        <w:r w:rsidDel="004D0CF5">
          <w:rPr>
            <w:rFonts w:ascii="Times New Roman" w:hAnsi="Times New Roman" w:cs="Times New Roman"/>
            <w:sz w:val="32"/>
            <w:szCs w:val="32"/>
          </w:rPr>
          <w:delText>s</w:delText>
        </w:r>
      </w:del>
      <w:r>
        <w:rPr>
          <w:rFonts w:ascii="Times New Roman" w:hAnsi="Times New Roman" w:cs="Times New Roman"/>
          <w:sz w:val="32"/>
          <w:szCs w:val="32"/>
        </w:rPr>
        <w:t xml:space="preserve"> hot tears ran down his face.</w:t>
      </w:r>
    </w:p>
    <w:p w14:paraId="28800DC5" w14:textId="170AC9DB" w:rsidR="0033067F" w:rsidRDefault="0033067F" w:rsidP="0033067F">
      <w:pPr>
        <w:ind w:firstLine="720"/>
        <w:rPr>
          <w:rFonts w:ascii="Times New Roman" w:hAnsi="Times New Roman" w:cs="Times New Roman"/>
          <w:sz w:val="32"/>
          <w:szCs w:val="32"/>
        </w:rPr>
      </w:pPr>
      <w:del w:id="146" w:author="G Zurawell" w:date="2026-05-20T13:42:00Z" w16du:dateUtc="2026-05-20T19:42:00Z">
        <w:r w:rsidDel="00BB38C8">
          <w:rPr>
            <w:rFonts w:ascii="Times New Roman" w:hAnsi="Times New Roman" w:cs="Times New Roman"/>
            <w:sz w:val="32"/>
            <w:szCs w:val="32"/>
          </w:rPr>
          <w:delText>T</w:delText>
        </w:r>
        <w:r w:rsidDel="004D0CF5">
          <w:rPr>
            <w:rFonts w:ascii="Times New Roman" w:hAnsi="Times New Roman" w:cs="Times New Roman"/>
            <w:sz w:val="32"/>
            <w:szCs w:val="32"/>
          </w:rPr>
          <w:delText>hey dreamt t</w:delText>
        </w:r>
      </w:del>
      <w:ins w:id="147" w:author="G Zurawell" w:date="2026-05-20T13:42:00Z" w16du:dateUtc="2026-05-20T19:42:00Z">
        <w:r w:rsidR="00BB38C8">
          <w:rPr>
            <w:rFonts w:ascii="Times New Roman" w:hAnsi="Times New Roman" w:cs="Times New Roman"/>
            <w:sz w:val="32"/>
            <w:szCs w:val="32"/>
          </w:rPr>
          <w:t>T</w:t>
        </w:r>
      </w:ins>
      <w:r>
        <w:rPr>
          <w:rFonts w:ascii="Times New Roman" w:hAnsi="Times New Roman" w:cs="Times New Roman"/>
          <w:sz w:val="32"/>
          <w:szCs w:val="32"/>
        </w:rPr>
        <w:t xml:space="preserve">ogether, </w:t>
      </w:r>
      <w:ins w:id="148" w:author="G Zurawell" w:date="2026-05-20T13:44:00Z" w16du:dateUtc="2026-05-20T19:44:00Z">
        <w:r w:rsidR="004B47D0">
          <w:rPr>
            <w:rFonts w:ascii="Times New Roman" w:hAnsi="Times New Roman" w:cs="Times New Roman"/>
            <w:sz w:val="32"/>
            <w:szCs w:val="32"/>
          </w:rPr>
          <w:t>th</w:t>
        </w:r>
      </w:ins>
      <w:ins w:id="149" w:author="G Zurawell" w:date="2026-05-20T13:45:00Z" w16du:dateUtc="2026-05-20T19:45:00Z">
        <w:r w:rsidR="000F3754">
          <w:rPr>
            <w:rFonts w:ascii="Times New Roman" w:hAnsi="Times New Roman" w:cs="Times New Roman"/>
            <w:sz w:val="32"/>
            <w:szCs w:val="32"/>
          </w:rPr>
          <w:t>e</w:t>
        </w:r>
      </w:ins>
      <w:ins w:id="150" w:author="G Zurawell" w:date="2026-05-20T13:44:00Z" w16du:dateUtc="2026-05-20T19:44:00Z">
        <w:r w:rsidR="004B47D0">
          <w:rPr>
            <w:rFonts w:ascii="Times New Roman" w:hAnsi="Times New Roman" w:cs="Times New Roman"/>
            <w:sz w:val="32"/>
            <w:szCs w:val="32"/>
          </w:rPr>
          <w:t xml:space="preserve">y had dreamt </w:t>
        </w:r>
      </w:ins>
      <w:r>
        <w:rPr>
          <w:rFonts w:ascii="Times New Roman" w:hAnsi="Times New Roman" w:cs="Times New Roman"/>
          <w:sz w:val="32"/>
          <w:szCs w:val="32"/>
        </w:rPr>
        <w:t>of finding a small piece of land</w:t>
      </w:r>
      <w:del w:id="151" w:author="G Zurawell" w:date="2026-05-20T13:45:00Z" w16du:dateUtc="2026-05-20T19:45:00Z">
        <w:r w:rsidDel="00AA1818">
          <w:rPr>
            <w:rFonts w:ascii="Times New Roman" w:hAnsi="Times New Roman" w:cs="Times New Roman"/>
            <w:sz w:val="32"/>
            <w:szCs w:val="32"/>
          </w:rPr>
          <w:delText>,</w:delText>
        </w:r>
      </w:del>
      <w:r>
        <w:rPr>
          <w:rFonts w:ascii="Times New Roman" w:hAnsi="Times New Roman" w:cs="Times New Roman"/>
          <w:sz w:val="32"/>
          <w:szCs w:val="32"/>
        </w:rPr>
        <w:t xml:space="preserve"> far from every major city and down</w:t>
      </w:r>
      <w:del w:id="152" w:author="G Zurawell" w:date="2026-05-20T13:46:00Z" w16du:dateUtc="2026-05-20T19:46:00Z">
        <w:r w:rsidDel="005F313E">
          <w:rPr>
            <w:rFonts w:ascii="Times New Roman" w:hAnsi="Times New Roman" w:cs="Times New Roman"/>
            <w:sz w:val="32"/>
            <w:szCs w:val="32"/>
          </w:rPr>
          <w:delText>,</w:delText>
        </w:r>
      </w:del>
      <w:r>
        <w:rPr>
          <w:rFonts w:ascii="Times New Roman" w:hAnsi="Times New Roman" w:cs="Times New Roman"/>
          <w:sz w:val="32"/>
          <w:szCs w:val="32"/>
        </w:rPr>
        <w:t xml:space="preserve"> and creating </w:t>
      </w:r>
      <w:r w:rsidR="003E581B">
        <w:rPr>
          <w:rFonts w:ascii="Times New Roman" w:hAnsi="Times New Roman" w:cs="Times New Roman"/>
          <w:sz w:val="32"/>
          <w:szCs w:val="32"/>
        </w:rPr>
        <w:t>a haven</w:t>
      </w:r>
      <w:r>
        <w:rPr>
          <w:rFonts w:ascii="Times New Roman" w:hAnsi="Times New Roman" w:cs="Times New Roman"/>
          <w:sz w:val="32"/>
          <w:szCs w:val="32"/>
        </w:rPr>
        <w:t xml:space="preserve"> for people like them. It would have rooms full of bunk beds</w:t>
      </w:r>
      <w:del w:id="153" w:author="G Zurawell" w:date="2026-05-20T13:47:00Z" w16du:dateUtc="2026-05-20T19:47:00Z">
        <w:r w:rsidDel="00080987">
          <w:rPr>
            <w:rFonts w:ascii="Times New Roman" w:hAnsi="Times New Roman" w:cs="Times New Roman"/>
            <w:sz w:val="32"/>
            <w:szCs w:val="32"/>
          </w:rPr>
          <w:delText>,</w:delText>
        </w:r>
      </w:del>
      <w:r>
        <w:rPr>
          <w:rFonts w:ascii="Times New Roman" w:hAnsi="Times New Roman" w:cs="Times New Roman"/>
          <w:sz w:val="32"/>
          <w:szCs w:val="32"/>
        </w:rPr>
        <w:t xml:space="preserve"> and hammocks hung from ceilings</w:t>
      </w:r>
      <w:del w:id="154" w:author="G Zurawell" w:date="2026-05-20T13:47:00Z" w16du:dateUtc="2026-05-20T19:47:00Z">
        <w:r w:rsidDel="00A12B35">
          <w:rPr>
            <w:rFonts w:ascii="Times New Roman" w:hAnsi="Times New Roman" w:cs="Times New Roman"/>
            <w:sz w:val="32"/>
            <w:szCs w:val="32"/>
          </w:rPr>
          <w:delText>, so that there was</w:delText>
        </w:r>
      </w:del>
      <w:del w:id="155" w:author="G Zurawell" w:date="2026-05-20T13:48:00Z" w16du:dateUtc="2026-05-20T19:48:00Z">
        <w:r w:rsidDel="00014F38">
          <w:rPr>
            <w:rFonts w:ascii="Times New Roman" w:hAnsi="Times New Roman" w:cs="Times New Roman"/>
            <w:sz w:val="32"/>
            <w:szCs w:val="32"/>
          </w:rPr>
          <w:delText xml:space="preserve"> room</w:delText>
        </w:r>
      </w:del>
      <w:ins w:id="156" w:author="G Zurawell" w:date="2026-05-20T13:49:00Z" w16du:dateUtc="2026-05-20T19:49:00Z">
        <w:r w:rsidR="005D5094">
          <w:rPr>
            <w:rFonts w:ascii="Abadi" w:hAnsi="Abadi" w:cs="Times New Roman"/>
            <w:sz w:val="32"/>
            <w:szCs w:val="32"/>
          </w:rPr>
          <w:t>—</w:t>
        </w:r>
        <w:r w:rsidR="005D5094">
          <w:rPr>
            <w:rFonts w:ascii="Times New Roman" w:hAnsi="Times New Roman" w:cs="Times New Roman"/>
            <w:sz w:val="32"/>
            <w:szCs w:val="32"/>
          </w:rPr>
          <w:t xml:space="preserve">a </w:t>
        </w:r>
        <w:r w:rsidR="003561E0">
          <w:rPr>
            <w:rFonts w:ascii="Times New Roman" w:hAnsi="Times New Roman" w:cs="Times New Roman"/>
            <w:sz w:val="32"/>
            <w:szCs w:val="32"/>
          </w:rPr>
          <w:t>safe harbour</w:t>
        </w:r>
      </w:ins>
      <w:r>
        <w:rPr>
          <w:rFonts w:ascii="Times New Roman" w:hAnsi="Times New Roman" w:cs="Times New Roman"/>
          <w:sz w:val="32"/>
          <w:szCs w:val="32"/>
        </w:rPr>
        <w:t xml:space="preserve"> for anyone in need.</w:t>
      </w:r>
    </w:p>
    <w:p w14:paraId="539CFC3B" w14:textId="0E00B09F"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A large bon</w:t>
      </w:r>
      <w:del w:id="157" w:author="G Zurawell" w:date="2026-05-20T13:49:00Z" w16du:dateUtc="2026-05-20T19:49:00Z">
        <w:r w:rsidDel="00941D75">
          <w:rPr>
            <w:rFonts w:ascii="Times New Roman" w:hAnsi="Times New Roman" w:cs="Times New Roman"/>
            <w:sz w:val="32"/>
            <w:szCs w:val="32"/>
          </w:rPr>
          <w:delText xml:space="preserve"> </w:delText>
        </w:r>
      </w:del>
      <w:r>
        <w:rPr>
          <w:rFonts w:ascii="Times New Roman" w:hAnsi="Times New Roman" w:cs="Times New Roman"/>
          <w:sz w:val="32"/>
          <w:szCs w:val="32"/>
        </w:rPr>
        <w:t>fire pit in the back,</w:t>
      </w:r>
      <w:del w:id="158" w:author="G Zurawell" w:date="2026-05-20T13:50:00Z" w16du:dateUtc="2026-05-20T19:50:00Z">
        <w:r w:rsidDel="009E1C02">
          <w:rPr>
            <w:rFonts w:ascii="Times New Roman" w:hAnsi="Times New Roman" w:cs="Times New Roman"/>
            <w:sz w:val="32"/>
            <w:szCs w:val="32"/>
          </w:rPr>
          <w:delText xml:space="preserve"> with</w:delText>
        </w:r>
      </w:del>
      <w:r>
        <w:rPr>
          <w:rFonts w:ascii="Times New Roman" w:hAnsi="Times New Roman" w:cs="Times New Roman"/>
          <w:sz w:val="32"/>
          <w:szCs w:val="32"/>
        </w:rPr>
        <w:t xml:space="preserve"> a collection of beach chairs of all styles</w:t>
      </w:r>
      <w:del w:id="159" w:author="G Zurawell" w:date="2026-05-20T13:50:00Z" w16du:dateUtc="2026-05-20T19:50:00Z">
        <w:r w:rsidDel="009E1C02">
          <w:rPr>
            <w:rFonts w:ascii="Times New Roman" w:hAnsi="Times New Roman" w:cs="Times New Roman"/>
            <w:sz w:val="32"/>
            <w:szCs w:val="32"/>
          </w:rPr>
          <w:delText xml:space="preserve">, </w:delText>
        </w:r>
      </w:del>
      <w:ins w:id="160" w:author="G Zurawell" w:date="2026-05-20T13:50:00Z" w16du:dateUtc="2026-05-20T19:50:00Z">
        <w:r w:rsidR="00B71277">
          <w:rPr>
            <w:rFonts w:ascii="Abadi" w:hAnsi="Abadi" w:cs="Times New Roman"/>
            <w:sz w:val="32"/>
            <w:szCs w:val="32"/>
          </w:rPr>
          <w:t>—</w:t>
        </w:r>
      </w:ins>
      <w:r>
        <w:rPr>
          <w:rFonts w:ascii="Times New Roman" w:hAnsi="Times New Roman" w:cs="Times New Roman"/>
          <w:sz w:val="32"/>
          <w:szCs w:val="32"/>
        </w:rPr>
        <w:t xml:space="preserve">something for everyone. </w:t>
      </w:r>
    </w:p>
    <w:p w14:paraId="48855014" w14:textId="6F4F96B5" w:rsidR="0033067F" w:rsidRDefault="0033067F" w:rsidP="0033067F">
      <w:pPr>
        <w:ind w:firstLine="720"/>
        <w:rPr>
          <w:rFonts w:ascii="Times New Roman" w:hAnsi="Times New Roman" w:cs="Times New Roman"/>
          <w:sz w:val="32"/>
          <w:szCs w:val="32"/>
        </w:rPr>
      </w:pPr>
      <w:commentRangeStart w:id="161"/>
      <w:r>
        <w:rPr>
          <w:rFonts w:ascii="Times New Roman" w:hAnsi="Times New Roman" w:cs="Times New Roman"/>
          <w:sz w:val="32"/>
          <w:szCs w:val="32"/>
        </w:rPr>
        <w:t xml:space="preserve">Tink wanted </w:t>
      </w:r>
      <w:commentRangeEnd w:id="161"/>
      <w:r w:rsidR="00062B1F">
        <w:rPr>
          <w:rStyle w:val="CommentReference"/>
          <w:rFonts w:ascii="Times New Roman" w:hAnsi="Times New Roman" w:cs="Times New Roman"/>
          <w:sz w:val="32"/>
          <w:szCs w:val="32"/>
        </w:rPr>
        <w:commentReference w:id="161"/>
      </w:r>
      <w:r>
        <w:rPr>
          <w:rFonts w:ascii="Times New Roman" w:hAnsi="Times New Roman" w:cs="Times New Roman"/>
          <w:sz w:val="32"/>
          <w:szCs w:val="32"/>
        </w:rPr>
        <w:t xml:space="preserve">plants to take over the exterior, ivy crawling all over the house. Thousands of </w:t>
      </w:r>
      <w:ins w:id="162" w:author="G Zurawell" w:date="2026-05-24T12:17:00Z" w16du:dateUtc="2026-05-24T18:17:00Z">
        <w:r w:rsidR="00EA79A5">
          <w:rPr>
            <w:rFonts w:ascii="Times New Roman" w:hAnsi="Times New Roman" w:cs="Times New Roman"/>
            <w:sz w:val="32"/>
            <w:szCs w:val="32"/>
          </w:rPr>
          <w:t>dreams</w:t>
        </w:r>
      </w:ins>
      <w:del w:id="163" w:author="G Zurawell" w:date="2026-05-24T12:17:00Z" w16du:dateUtc="2026-05-24T18:17:00Z">
        <w:r w:rsidDel="00EA79A5">
          <w:rPr>
            <w:rFonts w:ascii="Times New Roman" w:hAnsi="Times New Roman" w:cs="Times New Roman"/>
            <w:sz w:val="32"/>
            <w:szCs w:val="32"/>
          </w:rPr>
          <w:delText>memories</w:delText>
        </w:r>
      </w:del>
      <w:r>
        <w:rPr>
          <w:rFonts w:ascii="Times New Roman" w:hAnsi="Times New Roman" w:cs="Times New Roman"/>
          <w:sz w:val="32"/>
          <w:szCs w:val="32"/>
        </w:rPr>
        <w:t xml:space="preserve"> of a future that would never come to fruition.</w:t>
      </w:r>
    </w:p>
    <w:p w14:paraId="3D5DF7A4" w14:textId="5470A023"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Anger came boiling up</w:t>
      </w:r>
      <w:del w:id="164" w:author="G Zurawell" w:date="2026-05-20T13:52:00Z" w16du:dateUtc="2026-05-20T19:52:00Z">
        <w:r w:rsidDel="00630F79">
          <w:rPr>
            <w:rFonts w:ascii="Times New Roman" w:hAnsi="Times New Roman" w:cs="Times New Roman"/>
            <w:sz w:val="32"/>
            <w:szCs w:val="32"/>
          </w:rPr>
          <w:delText>,</w:delText>
        </w:r>
      </w:del>
      <w:r>
        <w:rPr>
          <w:rFonts w:ascii="Times New Roman" w:hAnsi="Times New Roman" w:cs="Times New Roman"/>
          <w:sz w:val="32"/>
          <w:szCs w:val="32"/>
        </w:rPr>
        <w:t xml:space="preserve"> through his veins</w:t>
      </w:r>
      <w:r w:rsidRPr="00973E9C">
        <w:rPr>
          <w:rFonts w:ascii="Times New Roman" w:hAnsi="Times New Roman" w:cs="Times New Roman"/>
          <w:sz w:val="32"/>
          <w:szCs w:val="32"/>
        </w:rPr>
        <w:t>, carrying with it the rage of a man with nothing left to live for. Raising himself up to standing</w:t>
      </w:r>
      <w:r>
        <w:rPr>
          <w:rFonts w:ascii="Times New Roman" w:hAnsi="Times New Roman" w:cs="Times New Roman"/>
          <w:sz w:val="32"/>
          <w:szCs w:val="32"/>
        </w:rPr>
        <w:t>, Jax held his fists at his side</w:t>
      </w:r>
      <w:ins w:id="165" w:author="G Zurawell" w:date="2026-05-24T12:17:00Z" w16du:dateUtc="2026-05-24T18:17:00Z">
        <w:r w:rsidR="00E21A62">
          <w:rPr>
            <w:rFonts w:ascii="Times New Roman" w:hAnsi="Times New Roman" w:cs="Times New Roman"/>
            <w:sz w:val="32"/>
            <w:szCs w:val="32"/>
          </w:rPr>
          <w:t>s</w:t>
        </w:r>
      </w:ins>
      <w:r>
        <w:rPr>
          <w:rFonts w:ascii="Times New Roman" w:hAnsi="Times New Roman" w:cs="Times New Roman"/>
          <w:sz w:val="32"/>
          <w:szCs w:val="32"/>
        </w:rPr>
        <w:t xml:space="preserve"> while allowing his anger to </w:t>
      </w:r>
      <w:ins w:id="166" w:author="G Zurawell" w:date="2026-05-20T13:52:00Z" w16du:dateUtc="2026-05-20T19:52:00Z">
        <w:r w:rsidR="00630F79">
          <w:rPr>
            <w:rFonts w:ascii="Times New Roman" w:hAnsi="Times New Roman" w:cs="Times New Roman"/>
            <w:sz w:val="32"/>
            <w:szCs w:val="32"/>
          </w:rPr>
          <w:t>consume him</w:t>
        </w:r>
      </w:ins>
      <w:del w:id="167" w:author="G Zurawell" w:date="2026-05-20T13:52:00Z" w16du:dateUtc="2026-05-20T19:52:00Z">
        <w:r w:rsidDel="00630F79">
          <w:rPr>
            <w:rFonts w:ascii="Times New Roman" w:hAnsi="Times New Roman" w:cs="Times New Roman"/>
            <w:sz w:val="32"/>
            <w:szCs w:val="32"/>
          </w:rPr>
          <w:delText xml:space="preserve">take </w:delText>
        </w:r>
        <w:r w:rsidDel="00630F79">
          <w:rPr>
            <w:rFonts w:ascii="Times New Roman" w:hAnsi="Times New Roman" w:cs="Times New Roman"/>
            <w:sz w:val="32"/>
            <w:szCs w:val="32"/>
          </w:rPr>
          <w:lastRenderedPageBreak/>
          <w:delText>control fully</w:delText>
        </w:r>
      </w:del>
      <w:r>
        <w:rPr>
          <w:rFonts w:ascii="Times New Roman" w:hAnsi="Times New Roman" w:cs="Times New Roman"/>
          <w:sz w:val="32"/>
          <w:szCs w:val="32"/>
        </w:rPr>
        <w:t xml:space="preserve">. </w:t>
      </w:r>
      <w:commentRangeStart w:id="168"/>
      <w:r>
        <w:rPr>
          <w:rFonts w:ascii="Times New Roman" w:hAnsi="Times New Roman" w:cs="Times New Roman"/>
          <w:sz w:val="32"/>
          <w:szCs w:val="32"/>
        </w:rPr>
        <w:t xml:space="preserve">That anger ready to unleash </w:t>
      </w:r>
      <w:r w:rsidR="003E581B">
        <w:rPr>
          <w:rFonts w:ascii="Times New Roman" w:hAnsi="Times New Roman" w:cs="Times New Roman"/>
          <w:sz w:val="32"/>
          <w:szCs w:val="32"/>
        </w:rPr>
        <w:t>every</w:t>
      </w:r>
      <w:r>
        <w:rPr>
          <w:rFonts w:ascii="Times New Roman" w:hAnsi="Times New Roman" w:cs="Times New Roman"/>
          <w:sz w:val="32"/>
          <w:szCs w:val="32"/>
        </w:rPr>
        <w:t xml:space="preserve"> drop of strength towards the Captain. </w:t>
      </w:r>
      <w:commentRangeEnd w:id="168"/>
      <w:r w:rsidR="004249A7">
        <w:rPr>
          <w:rStyle w:val="CommentReference"/>
          <w:rFonts w:ascii="Times New Roman" w:hAnsi="Times New Roman" w:cs="Times New Roman"/>
          <w:sz w:val="32"/>
          <w:szCs w:val="32"/>
        </w:rPr>
        <w:commentReference w:id="168"/>
      </w:r>
    </w:p>
    <w:p w14:paraId="58F22964" w14:textId="7784FB6A"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Jax didn’t care that it would most likely be the last </w:t>
      </w:r>
      <w:ins w:id="169" w:author="G Zurawell" w:date="2026-05-20T13:54:00Z" w16du:dateUtc="2026-05-20T19:54:00Z">
        <w:r w:rsidR="00BB0F0E">
          <w:rPr>
            <w:rFonts w:ascii="Times New Roman" w:hAnsi="Times New Roman" w:cs="Times New Roman"/>
            <w:sz w:val="32"/>
            <w:szCs w:val="32"/>
          </w:rPr>
          <w:t xml:space="preserve">battle he ever </w:t>
        </w:r>
      </w:ins>
      <w:ins w:id="170" w:author="G Zurawell" w:date="2026-05-20T13:55:00Z" w16du:dateUtc="2026-05-20T19:55:00Z">
        <w:r w:rsidR="00BE1A0E">
          <w:rPr>
            <w:rFonts w:ascii="Times New Roman" w:hAnsi="Times New Roman" w:cs="Times New Roman"/>
            <w:sz w:val="32"/>
            <w:szCs w:val="32"/>
          </w:rPr>
          <w:t>fought</w:t>
        </w:r>
      </w:ins>
      <w:del w:id="171" w:author="G Zurawell" w:date="2026-05-20T13:54:00Z" w16du:dateUtc="2026-05-20T19:54:00Z">
        <w:r w:rsidDel="00BB0F0E">
          <w:rPr>
            <w:rFonts w:ascii="Times New Roman" w:hAnsi="Times New Roman" w:cs="Times New Roman"/>
            <w:sz w:val="32"/>
            <w:szCs w:val="32"/>
          </w:rPr>
          <w:delText xml:space="preserve">fight he </w:delText>
        </w:r>
        <w:r w:rsidDel="00A72F05">
          <w:rPr>
            <w:rFonts w:ascii="Times New Roman" w:hAnsi="Times New Roman" w:cs="Times New Roman"/>
            <w:sz w:val="32"/>
            <w:szCs w:val="32"/>
          </w:rPr>
          <w:delText>every</w:delText>
        </w:r>
      </w:del>
      <w:del w:id="172" w:author="G Zurawell" w:date="2026-05-20T13:53:00Z" w16du:dateUtc="2026-05-20T19:53:00Z">
        <w:r w:rsidDel="00A72F05">
          <w:rPr>
            <w:rFonts w:ascii="Times New Roman" w:hAnsi="Times New Roman" w:cs="Times New Roman"/>
            <w:sz w:val="32"/>
            <w:szCs w:val="32"/>
          </w:rPr>
          <w:delText xml:space="preserve"> participated in</w:delText>
        </w:r>
      </w:del>
      <w:r>
        <w:rPr>
          <w:rFonts w:ascii="Times New Roman" w:hAnsi="Times New Roman" w:cs="Times New Roman"/>
          <w:sz w:val="32"/>
          <w:szCs w:val="32"/>
        </w:rPr>
        <w:t>. He didn’t care that h</w:t>
      </w:r>
      <w:ins w:id="173" w:author="G Zurawell" w:date="2026-05-24T12:18:00Z" w16du:dateUtc="2026-05-24T18:18:00Z">
        <w:r w:rsidR="00356BD6">
          <w:rPr>
            <w:rFonts w:ascii="Times New Roman" w:hAnsi="Times New Roman" w:cs="Times New Roman"/>
            <w:sz w:val="32"/>
            <w:szCs w:val="32"/>
          </w:rPr>
          <w:t>is magic</w:t>
        </w:r>
      </w:ins>
      <w:del w:id="174" w:author="G Zurawell" w:date="2026-05-24T12:18:00Z" w16du:dateUtc="2026-05-24T18:18:00Z">
        <w:r w:rsidDel="00356BD6">
          <w:rPr>
            <w:rFonts w:ascii="Times New Roman" w:hAnsi="Times New Roman" w:cs="Times New Roman"/>
            <w:sz w:val="32"/>
            <w:szCs w:val="32"/>
          </w:rPr>
          <w:delText>e</w:delText>
        </w:r>
      </w:del>
      <w:r>
        <w:rPr>
          <w:rFonts w:ascii="Times New Roman" w:hAnsi="Times New Roman" w:cs="Times New Roman"/>
          <w:sz w:val="32"/>
          <w:szCs w:val="32"/>
        </w:rPr>
        <w:t xml:space="preserve"> was tapped</w:t>
      </w:r>
      <w:del w:id="175" w:author="G Zurawell" w:date="2026-05-24T12:18:00Z" w16du:dateUtc="2026-05-24T18:18:00Z">
        <w:r w:rsidDel="00356BD6">
          <w:rPr>
            <w:rFonts w:ascii="Times New Roman" w:hAnsi="Times New Roman" w:cs="Times New Roman"/>
            <w:sz w:val="32"/>
            <w:szCs w:val="32"/>
          </w:rPr>
          <w:delText xml:space="preserve"> out when it came to magic</w:delText>
        </w:r>
      </w:del>
      <w:r>
        <w:rPr>
          <w:rFonts w:ascii="Times New Roman" w:hAnsi="Times New Roman" w:cs="Times New Roman"/>
          <w:sz w:val="32"/>
          <w:szCs w:val="32"/>
        </w:rPr>
        <w:t xml:space="preserve">, and he didn’t care that the simple act of standing on his own two feet was already taking every ounce of </w:t>
      </w:r>
      <w:ins w:id="176" w:author="G Zurawell" w:date="2026-05-20T13:56:00Z" w16du:dateUtc="2026-05-20T19:56:00Z">
        <w:r w:rsidR="00670184">
          <w:rPr>
            <w:rFonts w:ascii="Times New Roman" w:hAnsi="Times New Roman" w:cs="Times New Roman"/>
            <w:sz w:val="32"/>
            <w:szCs w:val="32"/>
          </w:rPr>
          <w:t>will</w:t>
        </w:r>
      </w:ins>
      <w:del w:id="177" w:author="G Zurawell" w:date="2026-05-20T13:56:00Z" w16du:dateUtc="2026-05-20T19:56:00Z">
        <w:r w:rsidDel="00670184">
          <w:rPr>
            <w:rFonts w:ascii="Times New Roman" w:hAnsi="Times New Roman" w:cs="Times New Roman"/>
            <w:sz w:val="32"/>
            <w:szCs w:val="32"/>
          </w:rPr>
          <w:delText>strength</w:delText>
        </w:r>
      </w:del>
      <w:r>
        <w:rPr>
          <w:rFonts w:ascii="Times New Roman" w:hAnsi="Times New Roman" w:cs="Times New Roman"/>
          <w:sz w:val="32"/>
          <w:szCs w:val="32"/>
        </w:rPr>
        <w:t xml:space="preserve"> he had left.</w:t>
      </w:r>
    </w:p>
    <w:p w14:paraId="5D2AC0DC" w14:textId="4F880347" w:rsidR="0033067F" w:rsidRDefault="0033067F" w:rsidP="0033067F">
      <w:pPr>
        <w:ind w:firstLine="720"/>
        <w:rPr>
          <w:rFonts w:ascii="Times New Roman" w:hAnsi="Times New Roman" w:cs="Times New Roman"/>
          <w:sz w:val="32"/>
          <w:szCs w:val="32"/>
        </w:rPr>
      </w:pPr>
      <w:commentRangeStart w:id="178"/>
      <w:r>
        <w:rPr>
          <w:rFonts w:ascii="Times New Roman" w:hAnsi="Times New Roman" w:cs="Times New Roman"/>
          <w:sz w:val="32"/>
          <w:szCs w:val="32"/>
        </w:rPr>
        <w:t xml:space="preserve">The Captain took his eyes </w:t>
      </w:r>
      <w:r w:rsidR="003E581B">
        <w:rPr>
          <w:rFonts w:ascii="Times New Roman" w:hAnsi="Times New Roman" w:cs="Times New Roman"/>
          <w:sz w:val="32"/>
          <w:szCs w:val="32"/>
        </w:rPr>
        <w:t>off</w:t>
      </w:r>
      <w:r>
        <w:rPr>
          <w:rFonts w:ascii="Times New Roman" w:hAnsi="Times New Roman" w:cs="Times New Roman"/>
          <w:sz w:val="32"/>
          <w:szCs w:val="32"/>
        </w:rPr>
        <w:t xml:space="preserve"> Jax </w:t>
      </w:r>
      <w:commentRangeEnd w:id="178"/>
      <w:r w:rsidR="00806184">
        <w:rPr>
          <w:rStyle w:val="CommentReference"/>
          <w:rFonts w:ascii="Times New Roman" w:hAnsi="Times New Roman" w:cs="Times New Roman"/>
          <w:sz w:val="32"/>
          <w:szCs w:val="32"/>
        </w:rPr>
        <w:commentReference w:id="178"/>
      </w:r>
      <w:r>
        <w:rPr>
          <w:rFonts w:ascii="Times New Roman" w:hAnsi="Times New Roman" w:cs="Times New Roman"/>
          <w:sz w:val="32"/>
          <w:szCs w:val="32"/>
        </w:rPr>
        <w:t xml:space="preserve">for a single moment, and Jax </w:t>
      </w:r>
      <w:ins w:id="179" w:author="G Zurawell" w:date="2026-05-20T13:58:00Z" w16du:dateUtc="2026-05-20T19:58:00Z">
        <w:r w:rsidR="00A42D17">
          <w:rPr>
            <w:rFonts w:ascii="Times New Roman" w:hAnsi="Times New Roman" w:cs="Times New Roman"/>
            <w:sz w:val="32"/>
            <w:szCs w:val="32"/>
          </w:rPr>
          <w:t>seized</w:t>
        </w:r>
      </w:ins>
      <w:del w:id="180" w:author="G Zurawell" w:date="2026-05-20T13:58:00Z" w16du:dateUtc="2026-05-20T19:58:00Z">
        <w:r w:rsidDel="00A42D17">
          <w:rPr>
            <w:rFonts w:ascii="Times New Roman" w:hAnsi="Times New Roman" w:cs="Times New Roman"/>
            <w:sz w:val="32"/>
            <w:szCs w:val="32"/>
          </w:rPr>
          <w:delText>took that as</w:delText>
        </w:r>
      </w:del>
      <w:r>
        <w:rPr>
          <w:rFonts w:ascii="Times New Roman" w:hAnsi="Times New Roman" w:cs="Times New Roman"/>
          <w:sz w:val="32"/>
          <w:szCs w:val="32"/>
        </w:rPr>
        <w:t xml:space="preserve"> his opportunity to strike. </w:t>
      </w:r>
      <w:ins w:id="181" w:author="G Zurawell" w:date="2026-05-20T14:01:00Z" w16du:dateUtc="2026-05-20T20:01:00Z">
        <w:r w:rsidR="00A339D3">
          <w:rPr>
            <w:rFonts w:ascii="Times New Roman" w:hAnsi="Times New Roman" w:cs="Times New Roman"/>
            <w:sz w:val="32"/>
            <w:szCs w:val="32"/>
          </w:rPr>
          <w:t>He made fists of his shaking hands</w:t>
        </w:r>
      </w:ins>
      <w:del w:id="182" w:author="G Zurawell" w:date="2026-05-20T14:01:00Z" w16du:dateUtc="2026-05-20T20:01:00Z">
        <w:r w:rsidDel="00F91949">
          <w:rPr>
            <w:rFonts w:ascii="Times New Roman" w:hAnsi="Times New Roman" w:cs="Times New Roman"/>
            <w:sz w:val="32"/>
            <w:szCs w:val="32"/>
          </w:rPr>
          <w:delText xml:space="preserve">With shaky hands he clenched his fists, </w:delText>
        </w:r>
        <w:r w:rsidRPr="0039020D" w:rsidDel="00F91949">
          <w:rPr>
            <w:rFonts w:ascii="Times New Roman" w:hAnsi="Times New Roman" w:cs="Times New Roman"/>
            <w:sz w:val="32"/>
            <w:szCs w:val="32"/>
          </w:rPr>
          <w:delText>taking one</w:delText>
        </w:r>
      </w:del>
      <w:r w:rsidRPr="0039020D">
        <w:rPr>
          <w:rFonts w:ascii="Times New Roman" w:hAnsi="Times New Roman" w:cs="Times New Roman"/>
          <w:sz w:val="32"/>
          <w:szCs w:val="32"/>
        </w:rPr>
        <w:t xml:space="preserve"> </w:t>
      </w:r>
      <w:ins w:id="183" w:author="G Zurawell" w:date="2026-05-20T14:01:00Z" w16du:dateUtc="2026-05-20T20:01:00Z">
        <w:r w:rsidR="00F91949">
          <w:rPr>
            <w:rFonts w:ascii="Times New Roman" w:hAnsi="Times New Roman" w:cs="Times New Roman"/>
            <w:sz w:val="32"/>
            <w:szCs w:val="32"/>
          </w:rPr>
          <w:t xml:space="preserve">and </w:t>
        </w:r>
      </w:ins>
      <w:r w:rsidRPr="0039020D">
        <w:rPr>
          <w:rFonts w:ascii="Times New Roman" w:hAnsi="Times New Roman" w:cs="Times New Roman"/>
          <w:sz w:val="32"/>
          <w:szCs w:val="32"/>
        </w:rPr>
        <w:t>step</w:t>
      </w:r>
      <w:ins w:id="184" w:author="G Zurawell" w:date="2026-05-20T14:02:00Z" w16du:dateUtc="2026-05-20T20:02:00Z">
        <w:r w:rsidR="00F91949">
          <w:rPr>
            <w:rFonts w:ascii="Times New Roman" w:hAnsi="Times New Roman" w:cs="Times New Roman"/>
            <w:sz w:val="32"/>
            <w:szCs w:val="32"/>
          </w:rPr>
          <w:t>ped</w:t>
        </w:r>
      </w:ins>
      <w:r w:rsidRPr="0039020D">
        <w:rPr>
          <w:rFonts w:ascii="Times New Roman" w:hAnsi="Times New Roman" w:cs="Times New Roman"/>
          <w:sz w:val="32"/>
          <w:szCs w:val="32"/>
        </w:rPr>
        <w:t xml:space="preserve"> forward</w:t>
      </w:r>
      <w:r>
        <w:rPr>
          <w:rFonts w:ascii="Times New Roman" w:hAnsi="Times New Roman" w:cs="Times New Roman"/>
          <w:sz w:val="32"/>
          <w:szCs w:val="32"/>
        </w:rPr>
        <w:t xml:space="preserve">, ready to launch himself, when an arm </w:t>
      </w:r>
      <w:ins w:id="185" w:author="G Zurawell" w:date="2026-05-20T14:03:00Z" w16du:dateUtc="2026-05-20T20:03:00Z">
        <w:r w:rsidR="00B221D0">
          <w:rPr>
            <w:rFonts w:ascii="Times New Roman" w:hAnsi="Times New Roman" w:cs="Times New Roman"/>
            <w:sz w:val="32"/>
            <w:szCs w:val="32"/>
          </w:rPr>
          <w:t>caught</w:t>
        </w:r>
      </w:ins>
      <w:del w:id="186" w:author="G Zurawell" w:date="2026-05-20T14:03:00Z" w16du:dateUtc="2026-05-20T20:03:00Z">
        <w:r w:rsidDel="00B221D0">
          <w:rPr>
            <w:rFonts w:ascii="Times New Roman" w:hAnsi="Times New Roman" w:cs="Times New Roman"/>
            <w:sz w:val="32"/>
            <w:szCs w:val="32"/>
          </w:rPr>
          <w:delText>sh</w:delText>
        </w:r>
      </w:del>
      <w:del w:id="187" w:author="G Zurawell" w:date="2026-05-20T14:02:00Z" w16du:dateUtc="2026-05-20T20:02:00Z">
        <w:r w:rsidDel="00B221D0">
          <w:rPr>
            <w:rFonts w:ascii="Times New Roman" w:hAnsi="Times New Roman" w:cs="Times New Roman"/>
            <w:sz w:val="32"/>
            <w:szCs w:val="32"/>
          </w:rPr>
          <w:delText>ot out from behind him, catching</w:delText>
        </w:r>
      </w:del>
      <w:r>
        <w:rPr>
          <w:rFonts w:ascii="Times New Roman" w:hAnsi="Times New Roman" w:cs="Times New Roman"/>
          <w:sz w:val="32"/>
          <w:szCs w:val="32"/>
        </w:rPr>
        <w:t xml:space="preserve"> him around the waist</w:t>
      </w:r>
      <w:del w:id="188" w:author="G Zurawell" w:date="2026-05-20T14:03:00Z" w16du:dateUtc="2026-05-20T20:03:00Z">
        <w:r w:rsidDel="0073733F">
          <w:rPr>
            <w:rFonts w:ascii="Times New Roman" w:hAnsi="Times New Roman" w:cs="Times New Roman"/>
            <w:sz w:val="32"/>
            <w:szCs w:val="32"/>
          </w:rPr>
          <w:delText>,</w:delText>
        </w:r>
      </w:del>
      <w:r>
        <w:rPr>
          <w:rFonts w:ascii="Times New Roman" w:hAnsi="Times New Roman" w:cs="Times New Roman"/>
          <w:sz w:val="32"/>
          <w:szCs w:val="32"/>
        </w:rPr>
        <w:t xml:space="preserve"> </w:t>
      </w:r>
      <w:ins w:id="189" w:author="G Zurawell" w:date="2026-05-20T14:03:00Z" w16du:dateUtc="2026-05-20T20:03:00Z">
        <w:r w:rsidR="0073733F">
          <w:rPr>
            <w:rFonts w:ascii="Times New Roman" w:hAnsi="Times New Roman" w:cs="Times New Roman"/>
            <w:sz w:val="32"/>
            <w:szCs w:val="32"/>
          </w:rPr>
          <w:t xml:space="preserve">and </w:t>
        </w:r>
        <w:r w:rsidR="005734C5">
          <w:rPr>
            <w:rFonts w:ascii="Times New Roman" w:hAnsi="Times New Roman" w:cs="Times New Roman"/>
            <w:sz w:val="32"/>
            <w:szCs w:val="32"/>
          </w:rPr>
          <w:t xml:space="preserve">began </w:t>
        </w:r>
      </w:ins>
      <w:r>
        <w:rPr>
          <w:rFonts w:ascii="Times New Roman" w:hAnsi="Times New Roman" w:cs="Times New Roman"/>
          <w:sz w:val="32"/>
          <w:szCs w:val="32"/>
        </w:rPr>
        <w:t xml:space="preserve">pulling him </w:t>
      </w:r>
      <w:commentRangeStart w:id="190"/>
      <w:r>
        <w:rPr>
          <w:rFonts w:ascii="Times New Roman" w:hAnsi="Times New Roman" w:cs="Times New Roman"/>
          <w:sz w:val="32"/>
          <w:szCs w:val="32"/>
        </w:rPr>
        <w:t>towards the exit</w:t>
      </w:r>
      <w:commentRangeEnd w:id="190"/>
      <w:r w:rsidR="0070218F">
        <w:rPr>
          <w:rStyle w:val="CommentReference"/>
          <w:rFonts w:ascii="Times New Roman" w:hAnsi="Times New Roman" w:cs="Times New Roman"/>
          <w:sz w:val="32"/>
          <w:szCs w:val="32"/>
        </w:rPr>
        <w:commentReference w:id="190"/>
      </w:r>
      <w:r>
        <w:rPr>
          <w:rFonts w:ascii="Times New Roman" w:hAnsi="Times New Roman" w:cs="Times New Roman"/>
          <w:sz w:val="32"/>
          <w:szCs w:val="32"/>
        </w:rPr>
        <w:t xml:space="preserve">. </w:t>
      </w:r>
    </w:p>
    <w:p w14:paraId="4C35A877" w14:textId="4F5D83C6"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“Jax! We </w:t>
      </w:r>
      <w:r w:rsidR="003E581B">
        <w:rPr>
          <w:rFonts w:ascii="Times New Roman" w:hAnsi="Times New Roman" w:cs="Times New Roman"/>
          <w:sz w:val="32"/>
          <w:szCs w:val="32"/>
        </w:rPr>
        <w:t>must</w:t>
      </w:r>
      <w:r>
        <w:rPr>
          <w:rFonts w:ascii="Times New Roman" w:hAnsi="Times New Roman" w:cs="Times New Roman"/>
          <w:sz w:val="32"/>
          <w:szCs w:val="32"/>
        </w:rPr>
        <w:t xml:space="preserve"> run! Come on!” Somewhere in the back of his head</w:t>
      </w:r>
      <w:ins w:id="191" w:author="G Zurawell" w:date="2026-05-20T14:12:00Z" w16du:dateUtc="2026-05-20T20:12:00Z">
        <w:r w:rsidR="00F56E74">
          <w:rPr>
            <w:rFonts w:ascii="Times New Roman" w:hAnsi="Times New Roman" w:cs="Times New Roman"/>
            <w:sz w:val="32"/>
            <w:szCs w:val="32"/>
          </w:rPr>
          <w:t>,</w:t>
        </w:r>
      </w:ins>
      <w:r>
        <w:rPr>
          <w:rFonts w:ascii="Times New Roman" w:hAnsi="Times New Roman" w:cs="Times New Roman"/>
          <w:sz w:val="32"/>
          <w:szCs w:val="32"/>
        </w:rPr>
        <w:t xml:space="preserve"> Jax knew th</w:t>
      </w:r>
      <w:ins w:id="192" w:author="G Zurawell" w:date="2026-05-20T14:13:00Z" w16du:dateUtc="2026-05-20T20:13:00Z">
        <w:r w:rsidR="00F56E74">
          <w:rPr>
            <w:rFonts w:ascii="Times New Roman" w:hAnsi="Times New Roman" w:cs="Times New Roman"/>
            <w:sz w:val="32"/>
            <w:szCs w:val="32"/>
          </w:rPr>
          <w:t>at</w:t>
        </w:r>
      </w:ins>
      <w:del w:id="193" w:author="G Zurawell" w:date="2026-05-20T14:13:00Z" w16du:dateUtc="2026-05-20T20:13:00Z">
        <w:r w:rsidDel="00F56E74">
          <w:rPr>
            <w:rFonts w:ascii="Times New Roman" w:hAnsi="Times New Roman" w:cs="Times New Roman"/>
            <w:sz w:val="32"/>
            <w:szCs w:val="32"/>
          </w:rPr>
          <w:delText>e</w:delText>
        </w:r>
      </w:del>
      <w:r>
        <w:rPr>
          <w:rFonts w:ascii="Times New Roman" w:hAnsi="Times New Roman" w:cs="Times New Roman"/>
          <w:sz w:val="32"/>
          <w:szCs w:val="32"/>
        </w:rPr>
        <w:t xml:space="preserve"> voice</w:t>
      </w:r>
      <w:del w:id="194" w:author="G Zurawell" w:date="2026-05-20T14:13:00Z" w16du:dateUtc="2026-05-20T20:13:00Z">
        <w:r w:rsidDel="00F56E74">
          <w:rPr>
            <w:rFonts w:ascii="Times New Roman" w:hAnsi="Times New Roman" w:cs="Times New Roman"/>
            <w:sz w:val="32"/>
            <w:szCs w:val="32"/>
          </w:rPr>
          <w:delText xml:space="preserve"> pulling him to safety</w:delText>
        </w:r>
      </w:del>
      <w:r>
        <w:rPr>
          <w:rFonts w:ascii="Times New Roman" w:hAnsi="Times New Roman" w:cs="Times New Roman"/>
          <w:sz w:val="32"/>
          <w:szCs w:val="32"/>
        </w:rPr>
        <w:t xml:space="preserve">. </w:t>
      </w:r>
      <w:commentRangeStart w:id="195"/>
      <w:r>
        <w:rPr>
          <w:rFonts w:ascii="Times New Roman" w:hAnsi="Times New Roman" w:cs="Times New Roman"/>
          <w:sz w:val="32"/>
          <w:szCs w:val="32"/>
        </w:rPr>
        <w:t>It was one of his lost boys, Dodger, trying to get him out of danger.</w:t>
      </w:r>
      <w:commentRangeEnd w:id="195"/>
      <w:r w:rsidR="00FB3818">
        <w:rPr>
          <w:rStyle w:val="CommentReference"/>
          <w:rFonts w:ascii="Times New Roman" w:hAnsi="Times New Roman" w:cs="Times New Roman"/>
          <w:sz w:val="32"/>
          <w:szCs w:val="32"/>
        </w:rPr>
        <w:commentReference w:id="195"/>
      </w:r>
    </w:p>
    <w:p w14:paraId="418CB054" w14:textId="554F9BB5"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Still, Jax tried pulling against it, screaming and reaching for Tink</w:t>
      </w:r>
      <w:ins w:id="196" w:author="G Zurawell" w:date="2026-05-20T14:16:00Z" w16du:dateUtc="2026-05-20T20:16:00Z">
        <w:r w:rsidR="0082337B">
          <w:rPr>
            <w:rFonts w:ascii="Times New Roman" w:hAnsi="Times New Roman" w:cs="Times New Roman"/>
            <w:sz w:val="32"/>
            <w:szCs w:val="32"/>
          </w:rPr>
          <w:t xml:space="preserve"> </w:t>
        </w:r>
      </w:ins>
      <w:del w:id="197" w:author="G Zurawell" w:date="2026-05-20T14:16:00Z" w16du:dateUtc="2026-05-20T20:16:00Z">
        <w:r w:rsidDel="00AB136B">
          <w:rPr>
            <w:rFonts w:ascii="Times New Roman" w:hAnsi="Times New Roman" w:cs="Times New Roman"/>
            <w:sz w:val="32"/>
            <w:szCs w:val="32"/>
          </w:rPr>
          <w:delText>,</w:delText>
        </w:r>
      </w:del>
      <w:ins w:id="198" w:author="G Zurawell" w:date="2026-05-20T14:16:00Z" w16du:dateUtc="2026-05-20T20:16:00Z">
        <w:r w:rsidR="00AB136B">
          <w:rPr>
            <w:rFonts w:ascii="Times New Roman" w:hAnsi="Times New Roman" w:cs="Times New Roman"/>
            <w:sz w:val="32"/>
            <w:szCs w:val="32"/>
          </w:rPr>
          <w:t>but</w:t>
        </w:r>
      </w:ins>
      <w:r>
        <w:rPr>
          <w:rFonts w:ascii="Times New Roman" w:hAnsi="Times New Roman" w:cs="Times New Roman"/>
          <w:sz w:val="32"/>
          <w:szCs w:val="32"/>
        </w:rPr>
        <w:t xml:space="preserve"> failing completely. Dodger lifted Jax </w:t>
      </w:r>
      <w:r w:rsidR="003E581B">
        <w:rPr>
          <w:rFonts w:ascii="Times New Roman" w:hAnsi="Times New Roman" w:cs="Times New Roman"/>
          <w:sz w:val="32"/>
          <w:szCs w:val="32"/>
        </w:rPr>
        <w:t>off</w:t>
      </w:r>
      <w:r>
        <w:rPr>
          <w:rFonts w:ascii="Times New Roman" w:hAnsi="Times New Roman" w:cs="Times New Roman"/>
          <w:sz w:val="32"/>
          <w:szCs w:val="32"/>
        </w:rPr>
        <w:t xml:space="preserve"> his feet as Michael, the other lost boy, helped pull Jax to the back corner of the room. The burning sense of magic tickled his nose as Jax was thrust through the portal just big enough to fit </w:t>
      </w:r>
      <w:ins w:id="199" w:author="G Zurawell" w:date="2026-05-20T14:18:00Z" w16du:dateUtc="2026-05-20T20:18:00Z">
        <w:r w:rsidR="007E1017">
          <w:rPr>
            <w:rFonts w:ascii="Times New Roman" w:hAnsi="Times New Roman" w:cs="Times New Roman"/>
            <w:sz w:val="32"/>
            <w:szCs w:val="32"/>
          </w:rPr>
          <w:t>them</w:t>
        </w:r>
      </w:ins>
      <w:del w:id="200" w:author="G Zurawell" w:date="2026-05-20T14:18:00Z" w16du:dateUtc="2026-05-20T20:18:00Z">
        <w:r w:rsidDel="007E1017">
          <w:rPr>
            <w:rFonts w:ascii="Times New Roman" w:hAnsi="Times New Roman" w:cs="Times New Roman"/>
            <w:sz w:val="32"/>
            <w:szCs w:val="32"/>
          </w:rPr>
          <w:delText>a large man</w:delText>
        </w:r>
      </w:del>
      <w:r>
        <w:rPr>
          <w:rFonts w:ascii="Times New Roman" w:hAnsi="Times New Roman" w:cs="Times New Roman"/>
          <w:sz w:val="32"/>
          <w:szCs w:val="32"/>
        </w:rPr>
        <w:t xml:space="preserve">. </w:t>
      </w:r>
    </w:p>
    <w:p w14:paraId="4D554ADA" w14:textId="48C5DC28"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The last thing Jax saw in that room was the Captain’s angry </w:t>
      </w:r>
      <w:r w:rsidR="003E581B">
        <w:rPr>
          <w:rFonts w:ascii="Times New Roman" w:hAnsi="Times New Roman" w:cs="Times New Roman"/>
          <w:sz w:val="32"/>
          <w:szCs w:val="32"/>
        </w:rPr>
        <w:t>scowl as</w:t>
      </w:r>
      <w:r>
        <w:rPr>
          <w:rFonts w:ascii="Times New Roman" w:hAnsi="Times New Roman" w:cs="Times New Roman"/>
          <w:sz w:val="32"/>
          <w:szCs w:val="32"/>
        </w:rPr>
        <w:t xml:space="preserve"> he realized Jax was getting away. </w:t>
      </w:r>
      <w:commentRangeStart w:id="201"/>
      <w:r>
        <w:rPr>
          <w:rFonts w:ascii="Times New Roman" w:hAnsi="Times New Roman" w:cs="Times New Roman"/>
          <w:sz w:val="32"/>
          <w:szCs w:val="32"/>
        </w:rPr>
        <w:t>The Captain’s arms</w:t>
      </w:r>
      <w:del w:id="202" w:author="G Zurawell" w:date="2026-05-20T14:25:00Z" w16du:dateUtc="2026-05-20T20:25:00Z">
        <w:r w:rsidDel="00FE204D">
          <w:rPr>
            <w:rFonts w:ascii="Times New Roman" w:hAnsi="Times New Roman" w:cs="Times New Roman"/>
            <w:sz w:val="32"/>
            <w:szCs w:val="32"/>
          </w:rPr>
          <w:delText xml:space="preserve"> started</w:delText>
        </w:r>
      </w:del>
      <w:r>
        <w:rPr>
          <w:rFonts w:ascii="Times New Roman" w:hAnsi="Times New Roman" w:cs="Times New Roman"/>
          <w:sz w:val="32"/>
          <w:szCs w:val="32"/>
        </w:rPr>
        <w:t xml:space="preserve"> swirl</w:t>
      </w:r>
      <w:ins w:id="203" w:author="G Zurawell" w:date="2026-05-20T14:25:00Z" w16du:dateUtc="2026-05-20T20:25:00Z">
        <w:r w:rsidR="00FE204D">
          <w:rPr>
            <w:rFonts w:ascii="Times New Roman" w:hAnsi="Times New Roman" w:cs="Times New Roman"/>
            <w:sz w:val="32"/>
            <w:szCs w:val="32"/>
          </w:rPr>
          <w:t>ed</w:t>
        </w:r>
      </w:ins>
      <w:del w:id="204" w:author="G Zurawell" w:date="2026-05-20T14:25:00Z" w16du:dateUtc="2026-05-20T20:25:00Z">
        <w:r w:rsidDel="00FE204D">
          <w:rPr>
            <w:rFonts w:ascii="Times New Roman" w:hAnsi="Times New Roman" w:cs="Times New Roman"/>
            <w:sz w:val="32"/>
            <w:szCs w:val="32"/>
          </w:rPr>
          <w:delText>ing</w:delText>
        </w:r>
      </w:del>
      <w:del w:id="205" w:author="G Zurawell" w:date="2026-05-20T14:21:00Z" w16du:dateUtc="2026-05-20T20:21:00Z">
        <w:r w:rsidDel="00C217A2">
          <w:rPr>
            <w:rFonts w:ascii="Times New Roman" w:hAnsi="Times New Roman" w:cs="Times New Roman"/>
            <w:sz w:val="32"/>
            <w:szCs w:val="32"/>
          </w:rPr>
          <w:delText xml:space="preserve"> through the air</w:delText>
        </w:r>
      </w:del>
      <w:del w:id="206" w:author="G Zurawell" w:date="2026-05-20T14:18:00Z" w16du:dateUtc="2026-05-20T20:18:00Z">
        <w:r w:rsidDel="00515308">
          <w:rPr>
            <w:rFonts w:ascii="Times New Roman" w:hAnsi="Times New Roman" w:cs="Times New Roman"/>
            <w:sz w:val="32"/>
            <w:szCs w:val="32"/>
          </w:rPr>
          <w:delText>,</w:delText>
        </w:r>
      </w:del>
      <w:r>
        <w:rPr>
          <w:rFonts w:ascii="Times New Roman" w:hAnsi="Times New Roman" w:cs="Times New Roman"/>
          <w:sz w:val="32"/>
          <w:szCs w:val="32"/>
        </w:rPr>
        <w:t xml:space="preserve"> as he started pulling magic from the air</w:t>
      </w:r>
      <w:del w:id="207" w:author="G Zurawell" w:date="2026-05-24T12:22:00Z" w16du:dateUtc="2026-05-24T18:22:00Z">
        <w:r w:rsidDel="00B45ABD">
          <w:rPr>
            <w:rFonts w:ascii="Times New Roman" w:hAnsi="Times New Roman" w:cs="Times New Roman"/>
            <w:sz w:val="32"/>
            <w:szCs w:val="32"/>
          </w:rPr>
          <w:delText xml:space="preserve"> to hurl at Jax</w:delText>
        </w:r>
      </w:del>
      <w:r>
        <w:rPr>
          <w:rFonts w:ascii="Times New Roman" w:hAnsi="Times New Roman" w:cs="Times New Roman"/>
          <w:sz w:val="32"/>
          <w:szCs w:val="32"/>
        </w:rPr>
        <w:t xml:space="preserve">. </w:t>
      </w:r>
      <w:commentRangeEnd w:id="201"/>
      <w:r w:rsidR="00C42A99">
        <w:rPr>
          <w:rStyle w:val="CommentReference"/>
          <w:rFonts w:ascii="Times New Roman" w:hAnsi="Times New Roman" w:cs="Times New Roman"/>
          <w:sz w:val="32"/>
          <w:szCs w:val="32"/>
        </w:rPr>
        <w:commentReference w:id="201"/>
      </w:r>
    </w:p>
    <w:p w14:paraId="5C2559D8" w14:textId="7C924414"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The magic never </w:t>
      </w:r>
      <w:ins w:id="208" w:author="G Zurawell" w:date="2026-05-20T14:26:00Z" w16du:dateUtc="2026-05-20T20:26:00Z">
        <w:r w:rsidR="002B6F86">
          <w:rPr>
            <w:rFonts w:ascii="Times New Roman" w:hAnsi="Times New Roman" w:cs="Times New Roman"/>
            <w:sz w:val="32"/>
            <w:szCs w:val="32"/>
          </w:rPr>
          <w:t>reached him</w:t>
        </w:r>
      </w:ins>
      <w:del w:id="209" w:author="G Zurawell" w:date="2026-05-20T14:26:00Z" w16du:dateUtc="2026-05-20T20:26:00Z">
        <w:r w:rsidDel="002B6F86">
          <w:rPr>
            <w:rFonts w:ascii="Times New Roman" w:hAnsi="Times New Roman" w:cs="Times New Roman"/>
            <w:sz w:val="32"/>
            <w:szCs w:val="32"/>
          </w:rPr>
          <w:delText>made it far enough</w:delText>
        </w:r>
      </w:del>
      <w:r>
        <w:rPr>
          <w:rFonts w:ascii="Times New Roman" w:hAnsi="Times New Roman" w:cs="Times New Roman"/>
          <w:sz w:val="32"/>
          <w:szCs w:val="32"/>
        </w:rPr>
        <w:t xml:space="preserve">. </w:t>
      </w:r>
      <w:commentRangeStart w:id="210"/>
      <w:r>
        <w:rPr>
          <w:rFonts w:ascii="Times New Roman" w:hAnsi="Times New Roman" w:cs="Times New Roman"/>
          <w:sz w:val="32"/>
          <w:szCs w:val="32"/>
        </w:rPr>
        <w:t>Jax could only watch on in shock as he was shoved to the ground</w:t>
      </w:r>
      <w:commentRangeEnd w:id="210"/>
      <w:r w:rsidR="007D6D0F">
        <w:rPr>
          <w:rStyle w:val="CommentReference"/>
          <w:rFonts w:ascii="Times New Roman" w:hAnsi="Times New Roman" w:cs="Times New Roman"/>
          <w:sz w:val="32"/>
          <w:szCs w:val="32"/>
        </w:rPr>
        <w:commentReference w:id="210"/>
      </w:r>
      <w:r>
        <w:rPr>
          <w:rFonts w:ascii="Times New Roman" w:hAnsi="Times New Roman" w:cs="Times New Roman"/>
          <w:sz w:val="32"/>
          <w:szCs w:val="32"/>
        </w:rPr>
        <w:t xml:space="preserve">, unharmed, just as that blast meant for him hit Dodger in the back, </w:t>
      </w:r>
      <w:r w:rsidRPr="004462CF">
        <w:rPr>
          <w:rFonts w:ascii="Times New Roman" w:hAnsi="Times New Roman" w:cs="Times New Roman"/>
          <w:sz w:val="32"/>
          <w:szCs w:val="32"/>
        </w:rPr>
        <w:t>killing him instantly</w:t>
      </w:r>
      <w:r>
        <w:rPr>
          <w:rFonts w:ascii="Times New Roman" w:hAnsi="Times New Roman" w:cs="Times New Roman"/>
          <w:sz w:val="32"/>
          <w:szCs w:val="32"/>
        </w:rPr>
        <w:t xml:space="preserve">. </w:t>
      </w:r>
      <w:r>
        <w:rPr>
          <w:rFonts w:ascii="Times New Roman" w:hAnsi="Times New Roman" w:cs="Times New Roman"/>
          <w:sz w:val="32"/>
          <w:szCs w:val="32"/>
        </w:rPr>
        <w:lastRenderedPageBreak/>
        <w:t>The wave of energy</w:t>
      </w:r>
      <w:del w:id="211" w:author="G Zurawell" w:date="2026-05-20T14:30:00Z" w16du:dateUtc="2026-05-20T20:30:00Z">
        <w:r w:rsidDel="00D43062">
          <w:rPr>
            <w:rFonts w:ascii="Times New Roman" w:hAnsi="Times New Roman" w:cs="Times New Roman"/>
            <w:sz w:val="32"/>
            <w:szCs w:val="32"/>
          </w:rPr>
          <w:delText xml:space="preserve"> that</w:delText>
        </w:r>
      </w:del>
      <w:del w:id="212" w:author="G Zurawell" w:date="2026-05-20T14:31:00Z" w16du:dateUtc="2026-05-20T20:31:00Z">
        <w:r w:rsidDel="00D43062">
          <w:rPr>
            <w:rFonts w:ascii="Times New Roman" w:hAnsi="Times New Roman" w:cs="Times New Roman"/>
            <w:sz w:val="32"/>
            <w:szCs w:val="32"/>
          </w:rPr>
          <w:delText xml:space="preserve"> exploded</w:delText>
        </w:r>
      </w:del>
      <w:ins w:id="213" w:author="G Zurawell" w:date="2026-05-20T14:32:00Z" w16du:dateUtc="2026-05-20T20:32:00Z">
        <w:r w:rsidR="00DC6116">
          <w:rPr>
            <w:rFonts w:ascii="Times New Roman" w:hAnsi="Times New Roman" w:cs="Times New Roman"/>
            <w:sz w:val="32"/>
            <w:szCs w:val="32"/>
          </w:rPr>
          <w:t xml:space="preserve"> </w:t>
        </w:r>
      </w:ins>
      <w:ins w:id="214" w:author="G Zurawell" w:date="2026-05-20T14:31:00Z" w16du:dateUtc="2026-05-20T20:31:00Z">
        <w:r w:rsidR="00D43062">
          <w:rPr>
            <w:rFonts w:ascii="Times New Roman" w:hAnsi="Times New Roman" w:cs="Times New Roman"/>
            <w:sz w:val="32"/>
            <w:szCs w:val="32"/>
          </w:rPr>
          <w:t>bounced</w:t>
        </w:r>
      </w:ins>
      <w:r>
        <w:rPr>
          <w:rFonts w:ascii="Times New Roman" w:hAnsi="Times New Roman" w:cs="Times New Roman"/>
          <w:sz w:val="32"/>
          <w:szCs w:val="32"/>
        </w:rPr>
        <w:t xml:space="preserve"> </w:t>
      </w:r>
      <w:r w:rsidR="003E581B">
        <w:rPr>
          <w:rFonts w:ascii="Times New Roman" w:hAnsi="Times New Roman" w:cs="Times New Roman"/>
          <w:sz w:val="32"/>
          <w:szCs w:val="32"/>
        </w:rPr>
        <w:t>off</w:t>
      </w:r>
      <w:r>
        <w:rPr>
          <w:rFonts w:ascii="Times New Roman" w:hAnsi="Times New Roman" w:cs="Times New Roman"/>
          <w:sz w:val="32"/>
          <w:szCs w:val="32"/>
        </w:rPr>
        <w:t xml:space="preserve"> Dodger</w:t>
      </w:r>
      <w:del w:id="215" w:author="G Zurawell" w:date="2026-05-20T14:31:00Z" w16du:dateUtc="2026-05-20T20:31:00Z">
        <w:r w:rsidDel="00C55BCB">
          <w:rPr>
            <w:rFonts w:ascii="Times New Roman" w:hAnsi="Times New Roman" w:cs="Times New Roman"/>
            <w:sz w:val="32"/>
            <w:szCs w:val="32"/>
          </w:rPr>
          <w:delText xml:space="preserve"> bounced off of Michael</w:delText>
        </w:r>
      </w:del>
      <w:r>
        <w:rPr>
          <w:rFonts w:ascii="Times New Roman" w:hAnsi="Times New Roman" w:cs="Times New Roman"/>
          <w:sz w:val="32"/>
          <w:szCs w:val="32"/>
        </w:rPr>
        <w:t xml:space="preserve">, sending </w:t>
      </w:r>
      <w:ins w:id="216" w:author="G Zurawell" w:date="2026-05-20T14:32:00Z" w16du:dateUtc="2026-05-20T20:32:00Z">
        <w:r w:rsidR="00DC6116">
          <w:rPr>
            <w:rFonts w:ascii="Times New Roman" w:hAnsi="Times New Roman" w:cs="Times New Roman"/>
            <w:sz w:val="32"/>
            <w:szCs w:val="32"/>
          </w:rPr>
          <w:t>Michael</w:t>
        </w:r>
      </w:ins>
      <w:del w:id="217" w:author="G Zurawell" w:date="2026-05-20T14:32:00Z" w16du:dateUtc="2026-05-20T20:32:00Z">
        <w:r w:rsidDel="00DC6116">
          <w:rPr>
            <w:rFonts w:ascii="Times New Roman" w:hAnsi="Times New Roman" w:cs="Times New Roman"/>
            <w:sz w:val="32"/>
            <w:szCs w:val="32"/>
          </w:rPr>
          <w:delText>him</w:delText>
        </w:r>
      </w:del>
      <w:r>
        <w:rPr>
          <w:rFonts w:ascii="Times New Roman" w:hAnsi="Times New Roman" w:cs="Times New Roman"/>
          <w:sz w:val="32"/>
          <w:szCs w:val="32"/>
        </w:rPr>
        <w:t xml:space="preserve"> </w:t>
      </w:r>
      <w:r w:rsidR="003E581B">
        <w:rPr>
          <w:rFonts w:ascii="Times New Roman" w:hAnsi="Times New Roman" w:cs="Times New Roman"/>
          <w:sz w:val="32"/>
          <w:szCs w:val="32"/>
        </w:rPr>
        <w:t>headfirst</w:t>
      </w:r>
      <w:r>
        <w:rPr>
          <w:rFonts w:ascii="Times New Roman" w:hAnsi="Times New Roman" w:cs="Times New Roman"/>
          <w:sz w:val="32"/>
          <w:szCs w:val="32"/>
        </w:rPr>
        <w:t xml:space="preserve"> into the </w:t>
      </w:r>
      <w:commentRangeStart w:id="218"/>
      <w:r>
        <w:rPr>
          <w:rFonts w:ascii="Times New Roman" w:hAnsi="Times New Roman" w:cs="Times New Roman"/>
          <w:sz w:val="32"/>
          <w:szCs w:val="32"/>
        </w:rPr>
        <w:t xml:space="preserve">stone wall. </w:t>
      </w:r>
      <w:commentRangeEnd w:id="218"/>
      <w:r w:rsidR="00E47DA8">
        <w:rPr>
          <w:rStyle w:val="CommentReference"/>
          <w:rFonts w:ascii="Times New Roman" w:hAnsi="Times New Roman" w:cs="Times New Roman"/>
          <w:sz w:val="32"/>
          <w:szCs w:val="32"/>
        </w:rPr>
        <w:commentReference w:id="218"/>
      </w:r>
    </w:p>
    <w:p w14:paraId="1FF4ACB4" w14:textId="299EE106"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“Noooooooo!” Jax’s hoarse voice scrap</w:t>
      </w:r>
      <w:del w:id="219" w:author="G Zurawell" w:date="2026-05-20T14:33:00Z" w16du:dateUtc="2026-05-20T20:33:00Z">
        <w:r w:rsidDel="007B4BF1">
          <w:rPr>
            <w:rFonts w:ascii="Times New Roman" w:hAnsi="Times New Roman" w:cs="Times New Roman"/>
            <w:sz w:val="32"/>
            <w:szCs w:val="32"/>
          </w:rPr>
          <w:delText>p</w:delText>
        </w:r>
      </w:del>
      <w:r>
        <w:rPr>
          <w:rFonts w:ascii="Times New Roman" w:hAnsi="Times New Roman" w:cs="Times New Roman"/>
          <w:sz w:val="32"/>
          <w:szCs w:val="32"/>
        </w:rPr>
        <w:t>ed the word</w:t>
      </w:r>
      <w:del w:id="220" w:author="G Zurawell" w:date="2026-05-20T14:35:00Z" w16du:dateUtc="2026-05-20T20:35:00Z">
        <w:r w:rsidDel="00915334">
          <w:rPr>
            <w:rFonts w:ascii="Times New Roman" w:hAnsi="Times New Roman" w:cs="Times New Roman"/>
            <w:sz w:val="32"/>
            <w:szCs w:val="32"/>
          </w:rPr>
          <w:delText>s</w:delText>
        </w:r>
      </w:del>
      <w:r>
        <w:rPr>
          <w:rFonts w:ascii="Times New Roman" w:hAnsi="Times New Roman" w:cs="Times New Roman"/>
          <w:sz w:val="32"/>
          <w:szCs w:val="32"/>
        </w:rPr>
        <w:t xml:space="preserve"> out. </w:t>
      </w:r>
      <w:commentRangeStart w:id="221"/>
      <w:r>
        <w:rPr>
          <w:rFonts w:ascii="Times New Roman" w:hAnsi="Times New Roman" w:cs="Times New Roman"/>
          <w:sz w:val="32"/>
          <w:szCs w:val="32"/>
        </w:rPr>
        <w:t>The blast of energy was enough to collapse the walls of the building</w:t>
      </w:r>
      <w:del w:id="222" w:author="G Zurawell" w:date="2026-05-20T14:36:00Z" w16du:dateUtc="2026-05-20T20:36:00Z">
        <w:r w:rsidDel="00BD409D">
          <w:rPr>
            <w:rFonts w:ascii="Times New Roman" w:hAnsi="Times New Roman" w:cs="Times New Roman"/>
            <w:sz w:val="32"/>
            <w:szCs w:val="32"/>
          </w:rPr>
          <w:delText>,</w:delText>
        </w:r>
      </w:del>
      <w:r>
        <w:rPr>
          <w:rFonts w:ascii="Times New Roman" w:hAnsi="Times New Roman" w:cs="Times New Roman"/>
          <w:sz w:val="32"/>
          <w:szCs w:val="32"/>
        </w:rPr>
        <w:t xml:space="preserve"> and the stability of the portal along</w:t>
      </w:r>
      <w:ins w:id="223" w:author="G Zurawell" w:date="2026-05-20T14:33:00Z" w16du:dateUtc="2026-05-20T20:33:00Z">
        <w:r w:rsidR="007D3B87">
          <w:rPr>
            <w:rFonts w:ascii="Times New Roman" w:hAnsi="Times New Roman" w:cs="Times New Roman"/>
            <w:sz w:val="32"/>
            <w:szCs w:val="32"/>
          </w:rPr>
          <w:t xml:space="preserve"> with</w:t>
        </w:r>
      </w:ins>
      <w:del w:id="224" w:author="G Zurawell" w:date="2026-05-20T14:33:00Z" w16du:dateUtc="2026-05-20T20:33:00Z">
        <w:r w:rsidDel="007D3B87">
          <w:rPr>
            <w:rFonts w:ascii="Times New Roman" w:hAnsi="Times New Roman" w:cs="Times New Roman"/>
            <w:sz w:val="32"/>
            <w:szCs w:val="32"/>
          </w:rPr>
          <w:delText xml:space="preserve"> side</w:delText>
        </w:r>
      </w:del>
      <w:r>
        <w:rPr>
          <w:rFonts w:ascii="Times New Roman" w:hAnsi="Times New Roman" w:cs="Times New Roman"/>
          <w:sz w:val="32"/>
          <w:szCs w:val="32"/>
        </w:rPr>
        <w:t xml:space="preserve"> it, hiding </w:t>
      </w:r>
      <w:ins w:id="225" w:author="G Zurawell" w:date="2026-05-20T14:36:00Z" w16du:dateUtc="2026-05-20T20:36:00Z">
        <w:r w:rsidR="00BD409D">
          <w:rPr>
            <w:rFonts w:ascii="Times New Roman" w:hAnsi="Times New Roman" w:cs="Times New Roman"/>
            <w:sz w:val="32"/>
            <w:szCs w:val="32"/>
          </w:rPr>
          <w:t>all</w:t>
        </w:r>
      </w:ins>
      <w:del w:id="226" w:author="G Zurawell" w:date="2026-05-20T14:36:00Z" w16du:dateUtc="2026-05-20T20:36:00Z">
        <w:r w:rsidDel="00BD409D">
          <w:rPr>
            <w:rFonts w:ascii="Times New Roman" w:hAnsi="Times New Roman" w:cs="Times New Roman"/>
            <w:sz w:val="32"/>
            <w:szCs w:val="32"/>
          </w:rPr>
          <w:delText>the</w:delText>
        </w:r>
      </w:del>
      <w:r>
        <w:rPr>
          <w:rFonts w:ascii="Times New Roman" w:hAnsi="Times New Roman" w:cs="Times New Roman"/>
          <w:sz w:val="32"/>
          <w:szCs w:val="32"/>
        </w:rPr>
        <w:t xml:space="preserve"> evidence of th</w:t>
      </w:r>
      <w:ins w:id="227" w:author="G Zurawell" w:date="2026-05-20T14:36:00Z" w16du:dateUtc="2026-05-20T20:36:00Z">
        <w:r w:rsidR="00BD409D">
          <w:rPr>
            <w:rFonts w:ascii="Times New Roman" w:hAnsi="Times New Roman" w:cs="Times New Roman"/>
            <w:sz w:val="32"/>
            <w:szCs w:val="32"/>
          </w:rPr>
          <w:t>e</w:t>
        </w:r>
      </w:ins>
      <w:del w:id="228" w:author="G Zurawell" w:date="2026-05-20T14:36:00Z" w16du:dateUtc="2026-05-20T20:36:00Z">
        <w:r w:rsidDel="00BD409D">
          <w:rPr>
            <w:rFonts w:ascii="Times New Roman" w:hAnsi="Times New Roman" w:cs="Times New Roman"/>
            <w:sz w:val="32"/>
            <w:szCs w:val="32"/>
          </w:rPr>
          <w:delText>at</w:delText>
        </w:r>
      </w:del>
      <w:r>
        <w:rPr>
          <w:rFonts w:ascii="Times New Roman" w:hAnsi="Times New Roman" w:cs="Times New Roman"/>
          <w:sz w:val="32"/>
          <w:szCs w:val="32"/>
        </w:rPr>
        <w:t xml:space="preserve"> battle that </w:t>
      </w:r>
      <w:ins w:id="229" w:author="G Zurawell" w:date="2026-05-20T14:36:00Z" w16du:dateUtc="2026-05-20T20:36:00Z">
        <w:r w:rsidR="00BD409D">
          <w:rPr>
            <w:rFonts w:ascii="Times New Roman" w:hAnsi="Times New Roman" w:cs="Times New Roman"/>
            <w:sz w:val="32"/>
            <w:szCs w:val="32"/>
          </w:rPr>
          <w:t xml:space="preserve">had </w:t>
        </w:r>
      </w:ins>
      <w:r>
        <w:rPr>
          <w:rFonts w:ascii="Times New Roman" w:hAnsi="Times New Roman" w:cs="Times New Roman"/>
          <w:sz w:val="32"/>
          <w:szCs w:val="32"/>
        </w:rPr>
        <w:t>raged within, leaving Jax on his knees in a field a few miles away.</w:t>
      </w:r>
      <w:commentRangeEnd w:id="221"/>
      <w:r w:rsidR="00FF55D1">
        <w:rPr>
          <w:rStyle w:val="CommentReference"/>
          <w:rFonts w:ascii="Times New Roman" w:hAnsi="Times New Roman" w:cs="Times New Roman"/>
          <w:sz w:val="32"/>
          <w:szCs w:val="32"/>
        </w:rPr>
        <w:commentReference w:id="221"/>
      </w:r>
    </w:p>
    <w:p w14:paraId="08924B30" w14:textId="77777777"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Tink was gone.</w:t>
      </w:r>
    </w:p>
    <w:p w14:paraId="6F5B2316" w14:textId="77777777"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Dodger was gone.</w:t>
      </w:r>
    </w:p>
    <w:p w14:paraId="165DFB1B" w14:textId="77777777"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Michael was gone.</w:t>
      </w:r>
    </w:p>
    <w:p w14:paraId="2E76F4E1" w14:textId="77777777"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 xml:space="preserve">He had failed, had lost those that meant the most to him. </w:t>
      </w:r>
    </w:p>
    <w:p w14:paraId="249D2CD0" w14:textId="0A1D69B3" w:rsidR="0033067F" w:rsidRDefault="0033067F" w:rsidP="0033067F">
      <w:pPr>
        <w:ind w:firstLine="720"/>
        <w:rPr>
          <w:rFonts w:ascii="Times New Roman" w:hAnsi="Times New Roman" w:cs="Times New Roman"/>
          <w:sz w:val="32"/>
          <w:szCs w:val="32"/>
        </w:rPr>
      </w:pPr>
      <w:r>
        <w:rPr>
          <w:rFonts w:ascii="Times New Roman" w:hAnsi="Times New Roman" w:cs="Times New Roman"/>
          <w:sz w:val="32"/>
          <w:szCs w:val="32"/>
        </w:rPr>
        <w:t>He had nothing left to live for</w:t>
      </w:r>
      <w:ins w:id="230" w:author="G Zurawell" w:date="2026-05-20T14:41:00Z" w16du:dateUtc="2026-05-20T20:41:00Z">
        <w:r w:rsidR="00B53B0B">
          <w:rPr>
            <w:rFonts w:ascii="Times New Roman" w:hAnsi="Times New Roman" w:cs="Times New Roman"/>
            <w:sz w:val="32"/>
            <w:szCs w:val="32"/>
          </w:rPr>
          <w:t>.</w:t>
        </w:r>
      </w:ins>
      <w:del w:id="231" w:author="G Zurawell" w:date="2026-05-20T14:41:00Z" w16du:dateUtc="2026-05-20T20:41:00Z">
        <w:r w:rsidDel="00B53B0B">
          <w:rPr>
            <w:rFonts w:ascii="Times New Roman" w:hAnsi="Times New Roman" w:cs="Times New Roman"/>
            <w:sz w:val="32"/>
            <w:szCs w:val="32"/>
          </w:rPr>
          <w:delText>, other than</w:delText>
        </w:r>
      </w:del>
      <w:ins w:id="232" w:author="G Zurawell" w:date="2026-05-20T14:42:00Z" w16du:dateUtc="2026-05-20T20:42:00Z">
        <w:r w:rsidR="00382AC5">
          <w:rPr>
            <w:rFonts w:ascii="Times New Roman" w:hAnsi="Times New Roman" w:cs="Times New Roman"/>
            <w:sz w:val="32"/>
            <w:szCs w:val="32"/>
          </w:rPr>
          <w:t xml:space="preserve"> </w:t>
        </w:r>
      </w:ins>
      <w:ins w:id="233" w:author="G Zurawell" w:date="2026-05-20T14:41:00Z" w16du:dateUtc="2026-05-20T20:41:00Z">
        <w:r w:rsidR="00B53B0B">
          <w:rPr>
            <w:rFonts w:ascii="Times New Roman" w:hAnsi="Times New Roman" w:cs="Times New Roman"/>
            <w:sz w:val="32"/>
            <w:szCs w:val="32"/>
          </w:rPr>
          <w:t>Nothing but</w:t>
        </w:r>
      </w:ins>
      <w:r>
        <w:rPr>
          <w:rFonts w:ascii="Times New Roman" w:hAnsi="Times New Roman" w:cs="Times New Roman"/>
          <w:sz w:val="32"/>
          <w:szCs w:val="32"/>
        </w:rPr>
        <w:t xml:space="preserve"> revenge.</w:t>
      </w:r>
    </w:p>
    <w:p w14:paraId="579F25C2" w14:textId="77777777" w:rsidR="00DE62C6" w:rsidRDefault="00DE62C6"/>
    <w:sectPr w:rsidR="00DE62C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 Zurawell" w:date="2026-05-20T11:00:00Z" w:initials="GZ">
    <w:p w14:paraId="2CE231C6" w14:textId="77777777" w:rsidR="008C68D2" w:rsidRDefault="00643591" w:rsidP="008C68D2">
      <w:pPr>
        <w:pStyle w:val="CommentText"/>
      </w:pPr>
      <w:r>
        <w:rPr>
          <w:rStyle w:val="CommentReference"/>
        </w:rPr>
        <w:annotationRef/>
      </w:r>
      <w:r w:rsidR="008C68D2">
        <w:t>Stacked verbals, and the second is very long. Subject isn’t introduced until the end of the sentence. This could be for suspense, but it says Jax’s POV right above it.</w:t>
      </w:r>
    </w:p>
    <w:p w14:paraId="7C9C4B46" w14:textId="77777777" w:rsidR="008C68D2" w:rsidRDefault="008C68D2" w:rsidP="008C68D2">
      <w:pPr>
        <w:pStyle w:val="CommentText"/>
      </w:pPr>
      <w:r>
        <w:t>Consider changing sentence order. ‘Jax knew he was running out of time’ is a good attention-grabbing opening line.</w:t>
      </w:r>
    </w:p>
    <w:p w14:paraId="217B60DC" w14:textId="77777777" w:rsidR="008C68D2" w:rsidRDefault="008C68D2" w:rsidP="008C68D2">
      <w:pPr>
        <w:pStyle w:val="CommentText"/>
      </w:pPr>
      <w:r>
        <w:t>Clarity consideration: Did he not escape the bits of wood since they did hit the back of his neck? He escapes the bullet.</w:t>
      </w:r>
    </w:p>
  </w:comment>
  <w:comment w:id="2" w:author="G Zurawell" w:date="2026-05-20T11:24:00Z" w:initials="GZ">
    <w:p w14:paraId="31A4C8EB" w14:textId="77777777" w:rsidR="007752C7" w:rsidRDefault="00E260CF" w:rsidP="007752C7">
      <w:pPr>
        <w:pStyle w:val="CommentText"/>
      </w:pPr>
      <w:r>
        <w:rPr>
          <w:rStyle w:val="CommentReference"/>
        </w:rPr>
        <w:annotationRef/>
      </w:r>
      <w:r w:rsidR="007752C7">
        <w:t>You’ll see my proposed revision below. Lots of chapters have an opening sentence, and then the paragraph begins below. If you like this, you could consider removing the POV marker above.</w:t>
      </w:r>
    </w:p>
    <w:p w14:paraId="2B59F626" w14:textId="77777777" w:rsidR="007752C7" w:rsidRDefault="007752C7" w:rsidP="007752C7">
      <w:pPr>
        <w:pStyle w:val="CommentText"/>
      </w:pPr>
      <w:r>
        <w:t>I removed the word ‘head’ to avoid the sound of redundancy. I removed the word ‘time’ for the same reason. And the ‘tiny bits of wood’ already tells us the crate is made of wood.</w:t>
      </w:r>
    </w:p>
  </w:comment>
  <w:comment w:id="9" w:author="G Zurawell" w:date="2026-05-24T11:05:00Z" w:initials="GZ">
    <w:p w14:paraId="027E1303" w14:textId="77777777" w:rsidR="00103279" w:rsidRDefault="00103279" w:rsidP="00103279">
      <w:pPr>
        <w:pStyle w:val="CommentText"/>
      </w:pPr>
      <w:r>
        <w:rPr>
          <w:rStyle w:val="CommentReference"/>
        </w:rPr>
        <w:annotationRef/>
      </w:r>
      <w:r>
        <w:t xml:space="preserve">Wordy. Consider revision below. Dangling/misplaced modifiers okay as long as they introduce no clarity issues. </w:t>
      </w:r>
    </w:p>
  </w:comment>
  <w:comment w:id="13" w:author="G Zurawell" w:date="2026-05-24T10:58:00Z" w:initials="GZ">
    <w:p w14:paraId="05BCCFE1" w14:textId="77777777" w:rsidR="00B566FF" w:rsidRDefault="00B566FF" w:rsidP="00B566FF">
      <w:pPr>
        <w:pStyle w:val="CommentText"/>
      </w:pPr>
      <w:r>
        <w:rPr>
          <w:rStyle w:val="CommentReference"/>
        </w:rPr>
        <w:annotationRef/>
      </w:r>
      <w:r>
        <w:t>Is this the first time the reader learns this? Or is it a memory aide to help them recall details from the previous book?</w:t>
      </w:r>
    </w:p>
  </w:comment>
  <w:comment w:id="14" w:author="G Zurawell" w:date="2026-05-20T11:30:00Z" w:initials="GZ">
    <w:p w14:paraId="661AF42E" w14:textId="77777777" w:rsidR="00344A22" w:rsidRDefault="00A67E52" w:rsidP="00344A22">
      <w:pPr>
        <w:pStyle w:val="CommentText"/>
      </w:pPr>
      <w:r>
        <w:rPr>
          <w:rStyle w:val="CommentReference"/>
        </w:rPr>
        <w:annotationRef/>
      </w:r>
      <w:r w:rsidR="00344A22">
        <w:t xml:space="preserve">Love this expression. However, I feel it makes more sense if her eyes are filled with fear. Or maybe her body is wracked with fear. Or every inch of her petite frame quaked with fear? Vibrated with fear? </w:t>
      </w:r>
    </w:p>
  </w:comment>
  <w:comment w:id="15" w:author="G Zurawell" w:date="2026-05-20T11:01:00Z" w:initials="GZ">
    <w:p w14:paraId="72A2E23E" w14:textId="1C269DA3" w:rsidR="006D0A07" w:rsidRDefault="006D0A07" w:rsidP="006D0A07">
      <w:pPr>
        <w:pStyle w:val="CommentText"/>
      </w:pPr>
      <w:r>
        <w:rPr>
          <w:rStyle w:val="CommentReference"/>
        </w:rPr>
        <w:annotationRef/>
      </w:r>
      <w:r>
        <w:t>Stacked verbals. Do not overuse.</w:t>
      </w:r>
    </w:p>
  </w:comment>
  <w:comment w:id="20" w:author="G Zurawell" w:date="2026-05-24T11:13:00Z" w:initials="GZ">
    <w:p w14:paraId="799C72EE" w14:textId="77777777" w:rsidR="007A5671" w:rsidRDefault="007A5671" w:rsidP="007A5671">
      <w:pPr>
        <w:pStyle w:val="CommentText"/>
      </w:pPr>
      <w:r>
        <w:rPr>
          <w:rStyle w:val="CommentReference"/>
        </w:rPr>
        <w:annotationRef/>
      </w:r>
      <w:r>
        <w:t xml:space="preserve">Good place for a metaphor/simile? </w:t>
      </w:r>
    </w:p>
  </w:comment>
  <w:comment w:id="34" w:author="G Zurawell" w:date="2026-05-24T11:17:00Z" w:initials="GZ">
    <w:p w14:paraId="503F27B9" w14:textId="77777777" w:rsidR="003B008D" w:rsidRDefault="003B008D" w:rsidP="003B008D">
      <w:pPr>
        <w:pStyle w:val="CommentText"/>
      </w:pPr>
      <w:r>
        <w:rPr>
          <w:rStyle w:val="CommentReference"/>
        </w:rPr>
        <w:annotationRef/>
      </w:r>
      <w:r>
        <w:t>I tend to get rid of “that”s because an implied one is usually as good as a stated one. But if you prefer to state them, feel free to let me know and I can apply that going forward.</w:t>
      </w:r>
    </w:p>
  </w:comment>
  <w:comment w:id="36" w:author="G Zurawell" w:date="2026-05-24T11:22:00Z" w:initials="GZ">
    <w:p w14:paraId="634B34A9" w14:textId="77777777" w:rsidR="00F20640" w:rsidRDefault="00F20640" w:rsidP="00F20640">
      <w:pPr>
        <w:pStyle w:val="CommentText"/>
      </w:pPr>
      <w:r>
        <w:rPr>
          <w:rStyle w:val="CommentReference"/>
        </w:rPr>
        <w:annotationRef/>
      </w:r>
      <w:r>
        <w:t xml:space="preserve">Because this sentences is emphasizing his lack of strength, I’d suggest rewording this because weakness is a lack of something, and weakness is the result of that absence. </w:t>
      </w:r>
    </w:p>
  </w:comment>
  <w:comment w:id="39" w:author="G Zurawell" w:date="2026-05-20T11:53:00Z" w:initials="GZ">
    <w:p w14:paraId="23B5FCAC" w14:textId="77777777" w:rsidR="008C149B" w:rsidRDefault="00C73727" w:rsidP="008C149B">
      <w:pPr>
        <w:pStyle w:val="CommentText"/>
      </w:pPr>
      <w:r>
        <w:rPr>
          <w:rStyle w:val="CommentReference"/>
        </w:rPr>
        <w:annotationRef/>
      </w:r>
      <w:r w:rsidR="008C149B">
        <w:t>Stalking? Striding? Snaking? Worming? Storming? He is later said to enter ‘confidently’</w:t>
      </w:r>
    </w:p>
  </w:comment>
  <w:comment w:id="41" w:author="G Zurawell" w:date="2026-05-20T12:01:00Z" w:initials="GZ">
    <w:p w14:paraId="0BEBAE20" w14:textId="6DE8BA0F" w:rsidR="00F97534" w:rsidRDefault="00F97534" w:rsidP="00F97534">
      <w:pPr>
        <w:pStyle w:val="CommentText"/>
      </w:pPr>
      <w:r>
        <w:rPr>
          <w:rStyle w:val="CommentReference"/>
        </w:rPr>
        <w:annotationRef/>
      </w:r>
      <w:r>
        <w:t xml:space="preserve">In this case the adverb flows better after the action. Try ‘strut into the room with confidence’ or even ‘with authority’ or ‘with smugness.’ But if you prefer to avoid a prep, try ‘strut smugly’ or ‘strut confidently.’ </w:t>
      </w:r>
    </w:p>
  </w:comment>
  <w:comment w:id="56" w:author="G Zurawell" w:date="2026-05-24T11:45:00Z" w:initials="GZ">
    <w:p w14:paraId="65B691F7" w14:textId="77777777" w:rsidR="00213330" w:rsidRDefault="00213330" w:rsidP="00213330">
      <w:pPr>
        <w:pStyle w:val="CommentText"/>
      </w:pPr>
      <w:r>
        <w:rPr>
          <w:rStyle w:val="CommentReference"/>
        </w:rPr>
        <w:annotationRef/>
      </w:r>
      <w:r>
        <w:t>This word is used just 2 paragraphs up.</w:t>
      </w:r>
    </w:p>
  </w:comment>
  <w:comment w:id="57" w:author="G Zurawell" w:date="2026-05-20T12:15:00Z" w:initials="GZ">
    <w:p w14:paraId="6C118991" w14:textId="77777777" w:rsidR="00303B7F" w:rsidRDefault="005A4DF8" w:rsidP="00303B7F">
      <w:pPr>
        <w:pStyle w:val="CommentText"/>
      </w:pPr>
      <w:r>
        <w:rPr>
          <w:rStyle w:val="CommentReference"/>
        </w:rPr>
        <w:annotationRef/>
      </w:r>
      <w:r w:rsidR="00303B7F">
        <w:t xml:space="preserve">Consider rephrasing for impact. Maybe he “tilted his head casually,” and maybe this “invisible force slammed into Jax out of nowhere, hurling him away from a trembling Tink and into the wall hard…” Maybe he couldn’t tell if the cracking was the drywall or his bones? </w:t>
      </w:r>
    </w:p>
  </w:comment>
  <w:comment w:id="58" w:author="G Zurawell" w:date="2026-05-20T11:03:00Z" w:initials="GZ">
    <w:p w14:paraId="2D35A795" w14:textId="77777777" w:rsidR="009F181C" w:rsidRDefault="009F181C" w:rsidP="009F181C">
      <w:pPr>
        <w:pStyle w:val="CommentText"/>
      </w:pPr>
      <w:r>
        <w:rPr>
          <w:rStyle w:val="CommentReference"/>
        </w:rPr>
        <w:annotationRef/>
      </w:r>
      <w:r>
        <w:t>Stacked verbals.</w:t>
      </w:r>
    </w:p>
  </w:comment>
  <w:comment w:id="60" w:author="G Zurawell" w:date="2026-05-24T11:51:00Z" w:initials="GZ">
    <w:p w14:paraId="6EBAAD54" w14:textId="77777777" w:rsidR="008656D5" w:rsidRDefault="008656D5" w:rsidP="008656D5">
      <w:pPr>
        <w:pStyle w:val="CommentText"/>
      </w:pPr>
      <w:r>
        <w:rPr>
          <w:rStyle w:val="CommentReference"/>
        </w:rPr>
        <w:annotationRef/>
      </w:r>
      <w:r>
        <w:t xml:space="preserve">Be sure to test out the words separately. Pain flared up his spine - ok. Pain flared down his spine - ok? </w:t>
      </w:r>
    </w:p>
  </w:comment>
  <w:comment w:id="62" w:author="G Zurawell" w:date="2026-05-20T12:17:00Z" w:initials="GZ">
    <w:p w14:paraId="22C1E2A2" w14:textId="77777777" w:rsidR="00704981" w:rsidRDefault="00704981" w:rsidP="00704981">
      <w:pPr>
        <w:pStyle w:val="CommentText"/>
      </w:pPr>
      <w:r>
        <w:rPr>
          <w:rStyle w:val="CommentReference"/>
        </w:rPr>
        <w:annotationRef/>
      </w:r>
      <w:r>
        <w:t>Unable to look the Captain in the eye?</w:t>
      </w:r>
    </w:p>
  </w:comment>
  <w:comment w:id="64" w:author="G Zurawell" w:date="2026-05-24T11:52:00Z" w:initials="GZ">
    <w:p w14:paraId="046A591C" w14:textId="77777777" w:rsidR="00E52C0F" w:rsidRDefault="00E52C0F" w:rsidP="00E52C0F">
      <w:pPr>
        <w:pStyle w:val="CommentText"/>
      </w:pPr>
      <w:r>
        <w:rPr>
          <w:rStyle w:val="CommentReference"/>
        </w:rPr>
        <w:annotationRef/>
      </w:r>
      <w:r>
        <w:t xml:space="preserve">Reason for the specificity? Maybe you could describe her feet kicking. </w:t>
      </w:r>
    </w:p>
  </w:comment>
  <w:comment w:id="69" w:author="G Zurawell" w:date="2026-05-24T11:57:00Z" w:initials="GZ">
    <w:p w14:paraId="53499DBC" w14:textId="77777777" w:rsidR="001A56DE" w:rsidRDefault="001A56DE" w:rsidP="001A56DE">
      <w:pPr>
        <w:pStyle w:val="CommentText"/>
      </w:pPr>
      <w:r>
        <w:rPr>
          <w:rStyle w:val="CommentReference"/>
        </w:rPr>
        <w:annotationRef/>
      </w:r>
      <w:r>
        <w:t xml:space="preserve">Changed due to word repetition. </w:t>
      </w:r>
    </w:p>
  </w:comment>
  <w:comment w:id="77" w:author="G Zurawell" w:date="2026-05-20T12:22:00Z" w:initials="GZ">
    <w:p w14:paraId="5C037DA1" w14:textId="77777777" w:rsidR="00E42303" w:rsidRDefault="00E42303" w:rsidP="00E42303">
      <w:pPr>
        <w:pStyle w:val="CommentText"/>
      </w:pPr>
      <w:r>
        <w:rPr>
          <w:rStyle w:val="CommentReference"/>
        </w:rPr>
        <w:annotationRef/>
      </w:r>
      <w:r>
        <w:t xml:space="preserve">Stronger verb? Or describe a sensation. Maybe he felt his breath on his neck, or saw his shadow creeping across the floor, looming larger as he approached? </w:t>
      </w:r>
    </w:p>
  </w:comment>
  <w:comment w:id="78" w:author="G Zurawell" w:date="2026-05-20T11:04:00Z" w:initials="GZ">
    <w:p w14:paraId="4A7C805F" w14:textId="77777777" w:rsidR="00156AFA" w:rsidRDefault="00156AFA" w:rsidP="00156AFA">
      <w:pPr>
        <w:pStyle w:val="CommentText"/>
      </w:pPr>
      <w:r>
        <w:rPr>
          <w:rStyle w:val="CommentReference"/>
        </w:rPr>
        <w:annotationRef/>
      </w:r>
      <w:r>
        <w:t>Stacked verbals.</w:t>
      </w:r>
    </w:p>
  </w:comment>
  <w:comment w:id="80" w:author="G Zurawell" w:date="2026-05-20T12:37:00Z" w:initials="GZ">
    <w:p w14:paraId="358448C6" w14:textId="77777777" w:rsidR="00440ABE" w:rsidRDefault="003075E2" w:rsidP="00440ABE">
      <w:pPr>
        <w:pStyle w:val="CommentText"/>
      </w:pPr>
      <w:r>
        <w:rPr>
          <w:rStyle w:val="CommentReference"/>
        </w:rPr>
        <w:annotationRef/>
      </w:r>
      <w:r w:rsidR="00440ABE">
        <w:t>Consider stronger verbs to emphasize the disgust and fear-- “close enough to stifle her with the stink of his breath’</w:t>
      </w:r>
    </w:p>
  </w:comment>
  <w:comment w:id="83" w:author="G Zurawell" w:date="2026-05-20T12:48:00Z" w:initials="GZ">
    <w:p w14:paraId="4BF35314" w14:textId="1C9CBE79" w:rsidR="00440ABE" w:rsidRDefault="00440ABE" w:rsidP="00440ABE">
      <w:pPr>
        <w:pStyle w:val="CommentText"/>
      </w:pPr>
      <w:r>
        <w:rPr>
          <w:rStyle w:val="CommentReference"/>
        </w:rPr>
        <w:annotationRef/>
      </w:r>
      <w:r>
        <w:t xml:space="preserve">Stronger verb? </w:t>
      </w:r>
    </w:p>
  </w:comment>
  <w:comment w:id="84" w:author="G Zurawell" w:date="2026-05-20T12:57:00Z" w:initials="GZ">
    <w:p w14:paraId="68621AF9" w14:textId="77777777" w:rsidR="005B2AE5" w:rsidRDefault="0003728C" w:rsidP="005B2AE5">
      <w:pPr>
        <w:pStyle w:val="CommentText"/>
      </w:pPr>
      <w:r>
        <w:rPr>
          <w:rStyle w:val="CommentReference"/>
        </w:rPr>
        <w:annotationRef/>
      </w:r>
      <w:r w:rsidR="005B2AE5">
        <w:t xml:space="preserve">I love that you didn’t go for a cliché. It does kind of remind me of ‘the monkey on my back.’ Is there a more specific metaphor you could use? Maybe a reference to the magic/creatures of this world or a particular habit he has? </w:t>
      </w:r>
    </w:p>
  </w:comment>
  <w:comment w:id="90" w:author="G Zurawell" w:date="2026-05-24T12:09:00Z" w:initials="GZ">
    <w:p w14:paraId="0C4ECCE8" w14:textId="77777777" w:rsidR="000A643F" w:rsidRDefault="000A643F" w:rsidP="000A643F">
      <w:pPr>
        <w:pStyle w:val="CommentText"/>
      </w:pPr>
      <w:r>
        <w:rPr>
          <w:rStyle w:val="CommentReference"/>
        </w:rPr>
        <w:annotationRef/>
      </w:r>
      <w:r>
        <w:t xml:space="preserve">Only one option. Maybe his gaze was stuck to her, or lingered on her? Was glued to her? </w:t>
      </w:r>
    </w:p>
  </w:comment>
  <w:comment w:id="95" w:author="G Zurawell" w:date="2026-05-20T11:04:00Z" w:initials="GZ">
    <w:p w14:paraId="3101B669" w14:textId="77777777" w:rsidR="000D2D51" w:rsidRDefault="000D2D51" w:rsidP="000D2D51">
      <w:pPr>
        <w:pStyle w:val="CommentText"/>
      </w:pPr>
      <w:r>
        <w:rPr>
          <w:rStyle w:val="CommentReference"/>
        </w:rPr>
        <w:annotationRef/>
      </w:r>
      <w:r>
        <w:t>Stacked verbals.</w:t>
      </w:r>
    </w:p>
  </w:comment>
  <w:comment w:id="96" w:author="G Zurawell" w:date="2026-05-20T13:08:00Z" w:initials="GZ">
    <w:p w14:paraId="7A9227B3" w14:textId="77777777" w:rsidR="007D60DE" w:rsidRDefault="007D60DE" w:rsidP="007D60DE">
      <w:pPr>
        <w:pStyle w:val="CommentText"/>
      </w:pPr>
      <w:r>
        <w:rPr>
          <w:rStyle w:val="CommentReference"/>
        </w:rPr>
        <w:annotationRef/>
      </w:r>
      <w:r>
        <w:t xml:space="preserve">Back to back verbs could emphasize the amount of effort he’s putting into resisting, but consider a verb other than ‘pulled’ since I think it’s used previously. </w:t>
      </w:r>
    </w:p>
  </w:comment>
  <w:comment w:id="103" w:author="G Zurawell" w:date="2026-05-20T13:16:00Z" w:initials="GZ">
    <w:p w14:paraId="1AB718DB" w14:textId="77777777" w:rsidR="00AA4716" w:rsidRDefault="00E0356C" w:rsidP="00AA4716">
      <w:pPr>
        <w:pStyle w:val="CommentText"/>
      </w:pPr>
      <w:r>
        <w:rPr>
          <w:rStyle w:val="CommentReference"/>
        </w:rPr>
        <w:annotationRef/>
      </w:r>
      <w:r w:rsidR="00AA4716">
        <w:t>This is traditional style. Advise as to preference so we can add to style sheet.</w:t>
      </w:r>
    </w:p>
  </w:comment>
  <w:comment w:id="105" w:author="G Zurawell" w:date="2026-05-20T13:17:00Z" w:initials="GZ">
    <w:p w14:paraId="6C29D4B7" w14:textId="77777777" w:rsidR="00896BE6" w:rsidRDefault="00B321D4" w:rsidP="00896BE6">
      <w:pPr>
        <w:pStyle w:val="CommentText"/>
      </w:pPr>
      <w:r>
        <w:rPr>
          <w:rStyle w:val="CommentReference"/>
        </w:rPr>
        <w:annotationRef/>
      </w:r>
      <w:r w:rsidR="00896BE6">
        <w:t xml:space="preserve">Clarity issues. Rephrase sentence. The Captain is described as spitting just above. </w:t>
      </w:r>
    </w:p>
  </w:comment>
  <w:comment w:id="117" w:author="G Zurawell" w:date="2026-05-20T13:21:00Z" w:initials="GZ">
    <w:p w14:paraId="37110ECC" w14:textId="77722512" w:rsidR="00803677" w:rsidRDefault="00803677" w:rsidP="00803677">
      <w:pPr>
        <w:pStyle w:val="CommentText"/>
      </w:pPr>
      <w:r>
        <w:rPr>
          <w:rStyle w:val="CommentReference"/>
        </w:rPr>
        <w:annotationRef/>
      </w:r>
      <w:r>
        <w:t xml:space="preserve">It may sound repetitive to use the phrase ‘out of her mouth’ back to back. </w:t>
      </w:r>
    </w:p>
  </w:comment>
  <w:comment w:id="120" w:author="G Zurawell" w:date="2026-05-20T13:22:00Z" w:initials="GZ">
    <w:p w14:paraId="24C0890C" w14:textId="77777777" w:rsidR="0040573A" w:rsidRDefault="0040573A" w:rsidP="0040573A">
      <w:pPr>
        <w:pStyle w:val="CommentText"/>
      </w:pPr>
      <w:r>
        <w:rPr>
          <w:rStyle w:val="CommentReference"/>
        </w:rPr>
        <w:annotationRef/>
      </w:r>
      <w:r>
        <w:t>She is described as limp two paragraphs above, but this indicates she was not limp until now.</w:t>
      </w:r>
    </w:p>
  </w:comment>
  <w:comment w:id="121" w:author="G Zurawell" w:date="2026-05-20T13:24:00Z" w:initials="GZ">
    <w:p w14:paraId="3653492F" w14:textId="77777777" w:rsidR="004C6BF7" w:rsidRDefault="004C6BF7" w:rsidP="004C6BF7">
      <w:pPr>
        <w:pStyle w:val="CommentText"/>
      </w:pPr>
      <w:r>
        <w:rPr>
          <w:rStyle w:val="CommentReference"/>
        </w:rPr>
        <w:annotationRef/>
      </w:r>
      <w:r>
        <w:t xml:space="preserve">Sentence variety keeps the reader engaged and guessing. Avoid too many verbals to stop your sentences from sounding predictable. </w:t>
      </w:r>
    </w:p>
  </w:comment>
  <w:comment w:id="161" w:author="G Zurawell" w:date="2026-05-20T13:51:00Z" w:initials="GZ">
    <w:p w14:paraId="020366A5" w14:textId="77777777" w:rsidR="00062B1F" w:rsidRDefault="00062B1F" w:rsidP="00062B1F">
      <w:pPr>
        <w:pStyle w:val="CommentText"/>
      </w:pPr>
      <w:r>
        <w:rPr>
          <w:rStyle w:val="CommentReference"/>
        </w:rPr>
        <w:annotationRef/>
      </w:r>
      <w:r>
        <w:t xml:space="preserve">Is this verb tense chosen because he hasn’t fully accepted her death? Or should it be “had wanted’? </w:t>
      </w:r>
    </w:p>
  </w:comment>
  <w:comment w:id="168" w:author="G Zurawell" w:date="2026-05-20T13:53:00Z" w:initials="GZ">
    <w:p w14:paraId="545E81DB" w14:textId="77777777" w:rsidR="004249A7" w:rsidRDefault="004249A7" w:rsidP="004249A7">
      <w:pPr>
        <w:pStyle w:val="CommentText"/>
      </w:pPr>
      <w:r>
        <w:rPr>
          <w:rStyle w:val="CommentReference"/>
        </w:rPr>
        <w:annotationRef/>
      </w:r>
      <w:r>
        <w:t xml:space="preserve">Review for clarity. Is he readying to unleash his anger and strength? His anger is fueling his strength? </w:t>
      </w:r>
    </w:p>
  </w:comment>
  <w:comment w:id="178" w:author="G Zurawell" w:date="2026-05-20T13:58:00Z" w:initials="GZ">
    <w:p w14:paraId="4F1B8C8B" w14:textId="77777777" w:rsidR="00806184" w:rsidRDefault="00806184" w:rsidP="00806184">
      <w:pPr>
        <w:pStyle w:val="CommentText"/>
      </w:pPr>
      <w:r>
        <w:rPr>
          <w:rStyle w:val="CommentReference"/>
        </w:rPr>
        <w:annotationRef/>
      </w:r>
      <w:r>
        <w:t xml:space="preserve">So he was watching him all the time. Relishing in his pain? </w:t>
      </w:r>
    </w:p>
  </w:comment>
  <w:comment w:id="190" w:author="G Zurawell" w:date="2026-05-20T14:05:00Z" w:initials="GZ">
    <w:p w14:paraId="2526D49D" w14:textId="77777777" w:rsidR="00561560" w:rsidRDefault="0070218F" w:rsidP="00561560">
      <w:pPr>
        <w:pStyle w:val="CommentText"/>
      </w:pPr>
      <w:r>
        <w:rPr>
          <w:rStyle w:val="CommentReference"/>
        </w:rPr>
        <w:annotationRef/>
      </w:r>
      <w:r w:rsidR="00561560">
        <w:t>Consider highlighted what he was about to do by replacing ‘towards the exit’ with ‘away from..’ what was presumably a suicide mission.</w:t>
      </w:r>
    </w:p>
  </w:comment>
  <w:comment w:id="195" w:author="G Zurawell" w:date="2026-05-20T14:15:00Z" w:initials="GZ">
    <w:p w14:paraId="3F6BAAD5" w14:textId="3E0B8345" w:rsidR="00FB3818" w:rsidRDefault="00FB3818" w:rsidP="00FB3818">
      <w:pPr>
        <w:pStyle w:val="CommentText"/>
      </w:pPr>
      <w:r>
        <w:rPr>
          <w:rStyle w:val="CommentReference"/>
        </w:rPr>
        <w:annotationRef/>
      </w:r>
      <w:r>
        <w:t xml:space="preserve">This sentence is connected to his recognition of Dodger’s voice. Dodger’s voice isn’t pulling him to safety; Dodger is. And Dodger’s intention is obvious, so consider describing the desperation in his voice instead. </w:t>
      </w:r>
    </w:p>
  </w:comment>
  <w:comment w:id="201" w:author="G Zurawell" w:date="2026-05-20T14:26:00Z" w:initials="GZ">
    <w:p w14:paraId="70557E11" w14:textId="77777777" w:rsidR="00F23C5C" w:rsidRDefault="00C42A99" w:rsidP="00F23C5C">
      <w:pPr>
        <w:pStyle w:val="CommentText"/>
      </w:pPr>
      <w:r>
        <w:rPr>
          <w:rStyle w:val="CommentReference"/>
        </w:rPr>
        <w:annotationRef/>
      </w:r>
      <w:r w:rsidR="00F23C5C">
        <w:t xml:space="preserve">Remove repetitions. Remove the obvious. </w:t>
      </w:r>
    </w:p>
  </w:comment>
  <w:comment w:id="210" w:author="G Zurawell" w:date="2026-05-20T14:30:00Z" w:initials="GZ">
    <w:p w14:paraId="4FA915E5" w14:textId="77777777" w:rsidR="006B5261" w:rsidRDefault="007D6D0F" w:rsidP="006B5261">
      <w:pPr>
        <w:pStyle w:val="CommentText"/>
      </w:pPr>
      <w:r>
        <w:rPr>
          <w:rStyle w:val="CommentReference"/>
        </w:rPr>
        <w:annotationRef/>
      </w:r>
      <w:r w:rsidR="006B5261">
        <w:t xml:space="preserve">He doesn’t watch as he is shoved to the ground. He is shoved to the ground and watches as Dodger is killed. Revise for clarity. </w:t>
      </w:r>
    </w:p>
    <w:p w14:paraId="243492AE" w14:textId="77777777" w:rsidR="006B5261" w:rsidRDefault="006B5261" w:rsidP="006B5261">
      <w:pPr>
        <w:pStyle w:val="CommentText"/>
      </w:pPr>
      <w:r>
        <w:t>Consider ‘Jax was shoved to the ground and could do nothing but watch as the blast meant for him found Dodger’s back.’</w:t>
      </w:r>
    </w:p>
  </w:comment>
  <w:comment w:id="218" w:author="G Zurawell" w:date="2026-05-20T14:34:00Z" w:initials="GZ">
    <w:p w14:paraId="77748627" w14:textId="069023B0" w:rsidR="007004D4" w:rsidRDefault="00E47DA8" w:rsidP="007004D4">
      <w:pPr>
        <w:pStyle w:val="CommentText"/>
      </w:pPr>
      <w:r>
        <w:rPr>
          <w:rStyle w:val="CommentReference"/>
        </w:rPr>
        <w:annotationRef/>
      </w:r>
      <w:r w:rsidR="007004D4">
        <w:t>On the Captain’s side of the portal? (previously described as drywall)</w:t>
      </w:r>
    </w:p>
  </w:comment>
  <w:comment w:id="221" w:author="G Zurawell" w:date="2026-05-20T14:39:00Z" w:initials="GZ">
    <w:p w14:paraId="50939F18" w14:textId="77777777" w:rsidR="00FF55D1" w:rsidRDefault="00FF55D1" w:rsidP="00FF55D1">
      <w:pPr>
        <w:pStyle w:val="CommentText"/>
      </w:pPr>
      <w:r>
        <w:rPr>
          <w:rStyle w:val="CommentReference"/>
        </w:rPr>
        <w:annotationRef/>
      </w:r>
      <w:r>
        <w:t xml:space="preserve">A bit long. I’d suggest breaking it in the middle, after ‘the portal along with it.’ That way you’re not ending on another verbal stack.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7B60DC" w15:done="0"/>
  <w15:commentEx w15:paraId="2B59F626" w15:done="0"/>
  <w15:commentEx w15:paraId="027E1303" w15:done="0"/>
  <w15:commentEx w15:paraId="05BCCFE1" w15:done="0"/>
  <w15:commentEx w15:paraId="661AF42E" w15:done="0"/>
  <w15:commentEx w15:paraId="72A2E23E" w15:done="0"/>
  <w15:commentEx w15:paraId="799C72EE" w15:done="0"/>
  <w15:commentEx w15:paraId="503F27B9" w15:done="0"/>
  <w15:commentEx w15:paraId="634B34A9" w15:done="0"/>
  <w15:commentEx w15:paraId="23B5FCAC" w15:done="0"/>
  <w15:commentEx w15:paraId="0BEBAE20" w15:done="0"/>
  <w15:commentEx w15:paraId="65B691F7" w15:done="0"/>
  <w15:commentEx w15:paraId="6C118991" w15:done="0"/>
  <w15:commentEx w15:paraId="2D35A795" w15:done="0"/>
  <w15:commentEx w15:paraId="6EBAAD54" w15:done="0"/>
  <w15:commentEx w15:paraId="22C1E2A2" w15:done="0"/>
  <w15:commentEx w15:paraId="046A591C" w15:done="0"/>
  <w15:commentEx w15:paraId="53499DBC" w15:done="0"/>
  <w15:commentEx w15:paraId="5C037DA1" w15:done="0"/>
  <w15:commentEx w15:paraId="4A7C805F" w15:done="0"/>
  <w15:commentEx w15:paraId="358448C6" w15:done="0"/>
  <w15:commentEx w15:paraId="4BF35314" w15:done="0"/>
  <w15:commentEx w15:paraId="68621AF9" w15:done="0"/>
  <w15:commentEx w15:paraId="0C4ECCE8" w15:done="0"/>
  <w15:commentEx w15:paraId="3101B669" w15:done="0"/>
  <w15:commentEx w15:paraId="7A9227B3" w15:done="0"/>
  <w15:commentEx w15:paraId="1AB718DB" w15:done="0"/>
  <w15:commentEx w15:paraId="6C29D4B7" w15:done="0"/>
  <w15:commentEx w15:paraId="37110ECC" w15:done="0"/>
  <w15:commentEx w15:paraId="24C0890C" w15:done="0"/>
  <w15:commentEx w15:paraId="3653492F" w15:done="0"/>
  <w15:commentEx w15:paraId="020366A5" w15:done="0"/>
  <w15:commentEx w15:paraId="545E81DB" w15:done="0"/>
  <w15:commentEx w15:paraId="4F1B8C8B" w15:done="0"/>
  <w15:commentEx w15:paraId="2526D49D" w15:done="0"/>
  <w15:commentEx w15:paraId="3F6BAAD5" w15:done="0"/>
  <w15:commentEx w15:paraId="70557E11" w15:done="0"/>
  <w15:commentEx w15:paraId="243492AE" w15:done="0"/>
  <w15:commentEx w15:paraId="77748627" w15:done="0"/>
  <w15:commentEx w15:paraId="50939F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C7B973" w16cex:dateUtc="2026-05-20T17:00:00Z"/>
  <w16cex:commentExtensible w16cex:durableId="0CF2BD76" w16cex:dateUtc="2026-05-20T17:24:00Z"/>
  <w16cex:commentExtensible w16cex:durableId="3BF53789" w16cex:dateUtc="2026-05-24T17:05:00Z"/>
  <w16cex:commentExtensible w16cex:durableId="07A38926" w16cex:dateUtc="2026-05-24T16:58:00Z"/>
  <w16cex:commentExtensible w16cex:durableId="790A615F" w16cex:dateUtc="2026-05-20T17:30:00Z"/>
  <w16cex:commentExtensible w16cex:durableId="1EB0CF1B" w16cex:dateUtc="2026-05-20T17:01:00Z"/>
  <w16cex:commentExtensible w16cex:durableId="72B28C6B" w16cex:dateUtc="2026-05-24T17:13:00Z"/>
  <w16cex:commentExtensible w16cex:durableId="58F6F90F" w16cex:dateUtc="2026-05-24T17:17:00Z"/>
  <w16cex:commentExtensible w16cex:durableId="226DA334" w16cex:dateUtc="2026-05-24T17:22:00Z"/>
  <w16cex:commentExtensible w16cex:durableId="65973874" w16cex:dateUtc="2026-05-20T17:53:00Z"/>
  <w16cex:commentExtensible w16cex:durableId="6F53ECEF" w16cex:dateUtc="2026-05-20T18:01:00Z"/>
  <w16cex:commentExtensible w16cex:durableId="45DF981E" w16cex:dateUtc="2026-05-24T17:45:00Z"/>
  <w16cex:commentExtensible w16cex:durableId="28552FE4" w16cex:dateUtc="2026-05-20T18:15:00Z"/>
  <w16cex:commentExtensible w16cex:durableId="530DEDE7" w16cex:dateUtc="2026-05-20T17:03:00Z"/>
  <w16cex:commentExtensible w16cex:durableId="49948F96" w16cex:dateUtc="2026-05-24T17:51:00Z"/>
  <w16cex:commentExtensible w16cex:durableId="3BE61AF6" w16cex:dateUtc="2026-05-20T18:17:00Z"/>
  <w16cex:commentExtensible w16cex:durableId="76CA2486" w16cex:dateUtc="2026-05-24T17:52:00Z"/>
  <w16cex:commentExtensible w16cex:durableId="5F48C5DD" w16cex:dateUtc="2026-05-24T17:57:00Z"/>
  <w16cex:commentExtensible w16cex:durableId="7A9E5E65" w16cex:dateUtc="2026-05-20T18:22:00Z"/>
  <w16cex:commentExtensible w16cex:durableId="5B367E65" w16cex:dateUtc="2026-05-20T17:04:00Z"/>
  <w16cex:commentExtensible w16cex:durableId="0DC0A190" w16cex:dateUtc="2026-05-20T18:37:00Z"/>
  <w16cex:commentExtensible w16cex:durableId="21ECEE1E" w16cex:dateUtc="2026-05-20T18:48:00Z"/>
  <w16cex:commentExtensible w16cex:durableId="0C3F7654" w16cex:dateUtc="2026-05-20T18:57:00Z"/>
  <w16cex:commentExtensible w16cex:durableId="12395135" w16cex:dateUtc="2026-05-24T18:09:00Z"/>
  <w16cex:commentExtensible w16cex:durableId="685C09A4" w16cex:dateUtc="2026-05-20T17:04:00Z"/>
  <w16cex:commentExtensible w16cex:durableId="12DA1AC5" w16cex:dateUtc="2026-05-20T19:08:00Z"/>
  <w16cex:commentExtensible w16cex:durableId="5E23B941" w16cex:dateUtc="2026-05-20T19:16:00Z"/>
  <w16cex:commentExtensible w16cex:durableId="4752FF67" w16cex:dateUtc="2026-05-20T19:17:00Z"/>
  <w16cex:commentExtensible w16cex:durableId="44065B5B" w16cex:dateUtc="2026-05-20T19:21:00Z"/>
  <w16cex:commentExtensible w16cex:durableId="69F09CD1" w16cex:dateUtc="2026-05-20T19:22:00Z"/>
  <w16cex:commentExtensible w16cex:durableId="7B6EA31A" w16cex:dateUtc="2026-05-20T19:24:00Z"/>
  <w16cex:commentExtensible w16cex:durableId="6E6FF291" w16cex:dateUtc="2026-05-20T19:51:00Z"/>
  <w16cex:commentExtensible w16cex:durableId="58E1072F" w16cex:dateUtc="2026-05-20T19:53:00Z"/>
  <w16cex:commentExtensible w16cex:durableId="465E91F7" w16cex:dateUtc="2026-05-20T19:58:00Z"/>
  <w16cex:commentExtensible w16cex:durableId="0490A69E" w16cex:dateUtc="2026-05-20T20:05:00Z"/>
  <w16cex:commentExtensible w16cex:durableId="7147C4BA" w16cex:dateUtc="2026-05-20T20:15:00Z"/>
  <w16cex:commentExtensible w16cex:durableId="07D2367C" w16cex:dateUtc="2026-05-20T20:26:00Z"/>
  <w16cex:commentExtensible w16cex:durableId="07D833F3" w16cex:dateUtc="2026-05-20T20:30:00Z"/>
  <w16cex:commentExtensible w16cex:durableId="79D1E394" w16cex:dateUtc="2026-05-20T20:34:00Z"/>
  <w16cex:commentExtensible w16cex:durableId="50445A9E" w16cex:dateUtc="2026-05-20T2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7B60DC" w16cid:durableId="61C7B973"/>
  <w16cid:commentId w16cid:paraId="2B59F626" w16cid:durableId="0CF2BD76"/>
  <w16cid:commentId w16cid:paraId="027E1303" w16cid:durableId="3BF53789"/>
  <w16cid:commentId w16cid:paraId="05BCCFE1" w16cid:durableId="07A38926"/>
  <w16cid:commentId w16cid:paraId="661AF42E" w16cid:durableId="790A615F"/>
  <w16cid:commentId w16cid:paraId="72A2E23E" w16cid:durableId="1EB0CF1B"/>
  <w16cid:commentId w16cid:paraId="799C72EE" w16cid:durableId="72B28C6B"/>
  <w16cid:commentId w16cid:paraId="503F27B9" w16cid:durableId="58F6F90F"/>
  <w16cid:commentId w16cid:paraId="634B34A9" w16cid:durableId="226DA334"/>
  <w16cid:commentId w16cid:paraId="23B5FCAC" w16cid:durableId="65973874"/>
  <w16cid:commentId w16cid:paraId="0BEBAE20" w16cid:durableId="6F53ECEF"/>
  <w16cid:commentId w16cid:paraId="65B691F7" w16cid:durableId="45DF981E"/>
  <w16cid:commentId w16cid:paraId="6C118991" w16cid:durableId="28552FE4"/>
  <w16cid:commentId w16cid:paraId="2D35A795" w16cid:durableId="530DEDE7"/>
  <w16cid:commentId w16cid:paraId="6EBAAD54" w16cid:durableId="49948F96"/>
  <w16cid:commentId w16cid:paraId="22C1E2A2" w16cid:durableId="3BE61AF6"/>
  <w16cid:commentId w16cid:paraId="046A591C" w16cid:durableId="76CA2486"/>
  <w16cid:commentId w16cid:paraId="53499DBC" w16cid:durableId="5F48C5DD"/>
  <w16cid:commentId w16cid:paraId="5C037DA1" w16cid:durableId="7A9E5E65"/>
  <w16cid:commentId w16cid:paraId="4A7C805F" w16cid:durableId="5B367E65"/>
  <w16cid:commentId w16cid:paraId="358448C6" w16cid:durableId="0DC0A190"/>
  <w16cid:commentId w16cid:paraId="4BF35314" w16cid:durableId="21ECEE1E"/>
  <w16cid:commentId w16cid:paraId="68621AF9" w16cid:durableId="0C3F7654"/>
  <w16cid:commentId w16cid:paraId="0C4ECCE8" w16cid:durableId="12395135"/>
  <w16cid:commentId w16cid:paraId="3101B669" w16cid:durableId="685C09A4"/>
  <w16cid:commentId w16cid:paraId="7A9227B3" w16cid:durableId="12DA1AC5"/>
  <w16cid:commentId w16cid:paraId="1AB718DB" w16cid:durableId="5E23B941"/>
  <w16cid:commentId w16cid:paraId="6C29D4B7" w16cid:durableId="4752FF67"/>
  <w16cid:commentId w16cid:paraId="37110ECC" w16cid:durableId="44065B5B"/>
  <w16cid:commentId w16cid:paraId="24C0890C" w16cid:durableId="69F09CD1"/>
  <w16cid:commentId w16cid:paraId="3653492F" w16cid:durableId="7B6EA31A"/>
  <w16cid:commentId w16cid:paraId="020366A5" w16cid:durableId="6E6FF291"/>
  <w16cid:commentId w16cid:paraId="545E81DB" w16cid:durableId="58E1072F"/>
  <w16cid:commentId w16cid:paraId="4F1B8C8B" w16cid:durableId="465E91F7"/>
  <w16cid:commentId w16cid:paraId="2526D49D" w16cid:durableId="0490A69E"/>
  <w16cid:commentId w16cid:paraId="3F6BAAD5" w16cid:durableId="7147C4BA"/>
  <w16cid:commentId w16cid:paraId="70557E11" w16cid:durableId="07D2367C"/>
  <w16cid:commentId w16cid:paraId="243492AE" w16cid:durableId="07D833F3"/>
  <w16cid:commentId w16cid:paraId="77748627" w16cid:durableId="79D1E394"/>
  <w16cid:commentId w16cid:paraId="50939F18" w16cid:durableId="50445A9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 Zurawell">
    <w15:presenceInfo w15:providerId="Windows Live" w15:userId="90a3ed69c000ee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67F"/>
    <w:rsid w:val="00014F38"/>
    <w:rsid w:val="0002343A"/>
    <w:rsid w:val="000258C2"/>
    <w:rsid w:val="000361EB"/>
    <w:rsid w:val="0003728C"/>
    <w:rsid w:val="0004265D"/>
    <w:rsid w:val="00044534"/>
    <w:rsid w:val="00054E20"/>
    <w:rsid w:val="00062B1F"/>
    <w:rsid w:val="00065716"/>
    <w:rsid w:val="00080987"/>
    <w:rsid w:val="000A363D"/>
    <w:rsid w:val="000A643F"/>
    <w:rsid w:val="000B7A49"/>
    <w:rsid w:val="000C28E9"/>
    <w:rsid w:val="000D2D51"/>
    <w:rsid w:val="000E65D3"/>
    <w:rsid w:val="000F3754"/>
    <w:rsid w:val="00103279"/>
    <w:rsid w:val="00156AFA"/>
    <w:rsid w:val="0017792E"/>
    <w:rsid w:val="00190237"/>
    <w:rsid w:val="001906CA"/>
    <w:rsid w:val="001A2569"/>
    <w:rsid w:val="001A56DE"/>
    <w:rsid w:val="001C5B4C"/>
    <w:rsid w:val="001E6A2A"/>
    <w:rsid w:val="001E7F39"/>
    <w:rsid w:val="00213330"/>
    <w:rsid w:val="002147A4"/>
    <w:rsid w:val="00240E51"/>
    <w:rsid w:val="00243D3E"/>
    <w:rsid w:val="002558E4"/>
    <w:rsid w:val="002966B6"/>
    <w:rsid w:val="002A1073"/>
    <w:rsid w:val="002B5B59"/>
    <w:rsid w:val="002B6F86"/>
    <w:rsid w:val="002E6A38"/>
    <w:rsid w:val="00303B7F"/>
    <w:rsid w:val="003075E2"/>
    <w:rsid w:val="00312CF2"/>
    <w:rsid w:val="0033067F"/>
    <w:rsid w:val="00344A22"/>
    <w:rsid w:val="003561E0"/>
    <w:rsid w:val="00356BD6"/>
    <w:rsid w:val="00374A91"/>
    <w:rsid w:val="00375213"/>
    <w:rsid w:val="00382AC5"/>
    <w:rsid w:val="0039020D"/>
    <w:rsid w:val="003B008D"/>
    <w:rsid w:val="003B5AD9"/>
    <w:rsid w:val="003E581B"/>
    <w:rsid w:val="0040573A"/>
    <w:rsid w:val="00410CE3"/>
    <w:rsid w:val="004249A7"/>
    <w:rsid w:val="004307E3"/>
    <w:rsid w:val="00432178"/>
    <w:rsid w:val="00437813"/>
    <w:rsid w:val="00440ABE"/>
    <w:rsid w:val="00441B0F"/>
    <w:rsid w:val="004462CF"/>
    <w:rsid w:val="00447085"/>
    <w:rsid w:val="00475202"/>
    <w:rsid w:val="004A213D"/>
    <w:rsid w:val="004B47D0"/>
    <w:rsid w:val="004C6BF7"/>
    <w:rsid w:val="004D0CF5"/>
    <w:rsid w:val="00515308"/>
    <w:rsid w:val="00546E7F"/>
    <w:rsid w:val="005543D3"/>
    <w:rsid w:val="00561560"/>
    <w:rsid w:val="005734C5"/>
    <w:rsid w:val="005A1704"/>
    <w:rsid w:val="005A22A0"/>
    <w:rsid w:val="005A4DF8"/>
    <w:rsid w:val="005A6E81"/>
    <w:rsid w:val="005B2AE5"/>
    <w:rsid w:val="005D5094"/>
    <w:rsid w:val="005D6052"/>
    <w:rsid w:val="005E2C8C"/>
    <w:rsid w:val="005F313E"/>
    <w:rsid w:val="00600082"/>
    <w:rsid w:val="00623FCE"/>
    <w:rsid w:val="00630F79"/>
    <w:rsid w:val="00643591"/>
    <w:rsid w:val="0066403E"/>
    <w:rsid w:val="00670184"/>
    <w:rsid w:val="006759E9"/>
    <w:rsid w:val="00694055"/>
    <w:rsid w:val="006B5261"/>
    <w:rsid w:val="006B7AF2"/>
    <w:rsid w:val="006D0A07"/>
    <w:rsid w:val="007004D4"/>
    <w:rsid w:val="007015B2"/>
    <w:rsid w:val="00701741"/>
    <w:rsid w:val="0070218F"/>
    <w:rsid w:val="00704981"/>
    <w:rsid w:val="00724819"/>
    <w:rsid w:val="0073733F"/>
    <w:rsid w:val="007647EA"/>
    <w:rsid w:val="007752C7"/>
    <w:rsid w:val="00794994"/>
    <w:rsid w:val="007A5671"/>
    <w:rsid w:val="007B4BF1"/>
    <w:rsid w:val="007C1157"/>
    <w:rsid w:val="007D11DD"/>
    <w:rsid w:val="007D3B87"/>
    <w:rsid w:val="007D60DE"/>
    <w:rsid w:val="007D6D0F"/>
    <w:rsid w:val="007E1017"/>
    <w:rsid w:val="007E5256"/>
    <w:rsid w:val="007E6B91"/>
    <w:rsid w:val="00802629"/>
    <w:rsid w:val="00803677"/>
    <w:rsid w:val="00806184"/>
    <w:rsid w:val="0082337B"/>
    <w:rsid w:val="008656D5"/>
    <w:rsid w:val="0087022A"/>
    <w:rsid w:val="008931A7"/>
    <w:rsid w:val="00896BE6"/>
    <w:rsid w:val="008C149B"/>
    <w:rsid w:val="008C68D2"/>
    <w:rsid w:val="008D5F22"/>
    <w:rsid w:val="008E6690"/>
    <w:rsid w:val="008F0242"/>
    <w:rsid w:val="008F1510"/>
    <w:rsid w:val="008F6CEF"/>
    <w:rsid w:val="008F7692"/>
    <w:rsid w:val="00915334"/>
    <w:rsid w:val="00941D75"/>
    <w:rsid w:val="00943E0B"/>
    <w:rsid w:val="00944688"/>
    <w:rsid w:val="00973E9C"/>
    <w:rsid w:val="0099474E"/>
    <w:rsid w:val="009B0EBF"/>
    <w:rsid w:val="009D18A0"/>
    <w:rsid w:val="009E1C02"/>
    <w:rsid w:val="009E5AB3"/>
    <w:rsid w:val="009F181C"/>
    <w:rsid w:val="009F4A35"/>
    <w:rsid w:val="00A0393B"/>
    <w:rsid w:val="00A0454A"/>
    <w:rsid w:val="00A12B35"/>
    <w:rsid w:val="00A21A65"/>
    <w:rsid w:val="00A3332C"/>
    <w:rsid w:val="00A339D3"/>
    <w:rsid w:val="00A42D17"/>
    <w:rsid w:val="00A63418"/>
    <w:rsid w:val="00A67E52"/>
    <w:rsid w:val="00A72F05"/>
    <w:rsid w:val="00AA1581"/>
    <w:rsid w:val="00AA1818"/>
    <w:rsid w:val="00AA4716"/>
    <w:rsid w:val="00AA5C4F"/>
    <w:rsid w:val="00AB136B"/>
    <w:rsid w:val="00AC0514"/>
    <w:rsid w:val="00AC6051"/>
    <w:rsid w:val="00AE55DE"/>
    <w:rsid w:val="00B221D0"/>
    <w:rsid w:val="00B321D4"/>
    <w:rsid w:val="00B45ABD"/>
    <w:rsid w:val="00B53B0B"/>
    <w:rsid w:val="00B566FF"/>
    <w:rsid w:val="00B71277"/>
    <w:rsid w:val="00B71E98"/>
    <w:rsid w:val="00BA0D5F"/>
    <w:rsid w:val="00BB0F0E"/>
    <w:rsid w:val="00BB3059"/>
    <w:rsid w:val="00BB34F6"/>
    <w:rsid w:val="00BB38C8"/>
    <w:rsid w:val="00BD409D"/>
    <w:rsid w:val="00BE1A0E"/>
    <w:rsid w:val="00BE5F01"/>
    <w:rsid w:val="00C02C51"/>
    <w:rsid w:val="00C02D27"/>
    <w:rsid w:val="00C05923"/>
    <w:rsid w:val="00C14D27"/>
    <w:rsid w:val="00C217A2"/>
    <w:rsid w:val="00C42A99"/>
    <w:rsid w:val="00C55BCB"/>
    <w:rsid w:val="00C73727"/>
    <w:rsid w:val="00CC4C1E"/>
    <w:rsid w:val="00CE6A12"/>
    <w:rsid w:val="00D005A3"/>
    <w:rsid w:val="00D07A02"/>
    <w:rsid w:val="00D344B2"/>
    <w:rsid w:val="00D43062"/>
    <w:rsid w:val="00D85595"/>
    <w:rsid w:val="00DA4CAE"/>
    <w:rsid w:val="00DC5B2C"/>
    <w:rsid w:val="00DC6116"/>
    <w:rsid w:val="00DC7911"/>
    <w:rsid w:val="00DD4ACE"/>
    <w:rsid w:val="00DE12CF"/>
    <w:rsid w:val="00DE62C6"/>
    <w:rsid w:val="00DF62D2"/>
    <w:rsid w:val="00E0356C"/>
    <w:rsid w:val="00E21A62"/>
    <w:rsid w:val="00E260CF"/>
    <w:rsid w:val="00E310EA"/>
    <w:rsid w:val="00E42303"/>
    <w:rsid w:val="00E47DA8"/>
    <w:rsid w:val="00E52C0F"/>
    <w:rsid w:val="00E66D0E"/>
    <w:rsid w:val="00E67021"/>
    <w:rsid w:val="00E93451"/>
    <w:rsid w:val="00EA79A5"/>
    <w:rsid w:val="00EE465F"/>
    <w:rsid w:val="00EF07AA"/>
    <w:rsid w:val="00EF59B1"/>
    <w:rsid w:val="00F1010E"/>
    <w:rsid w:val="00F12ED1"/>
    <w:rsid w:val="00F20640"/>
    <w:rsid w:val="00F23C5C"/>
    <w:rsid w:val="00F44779"/>
    <w:rsid w:val="00F45C56"/>
    <w:rsid w:val="00F463FC"/>
    <w:rsid w:val="00F56E74"/>
    <w:rsid w:val="00F66EC0"/>
    <w:rsid w:val="00F742EF"/>
    <w:rsid w:val="00F82F16"/>
    <w:rsid w:val="00F91949"/>
    <w:rsid w:val="00F97534"/>
    <w:rsid w:val="00FB3818"/>
    <w:rsid w:val="00FC59C8"/>
    <w:rsid w:val="00FE204D"/>
    <w:rsid w:val="00FE3FB0"/>
    <w:rsid w:val="00FF55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CFAAA"/>
  <w15:chartTrackingRefBased/>
  <w15:docId w15:val="{3E8CA1A6-8C2C-4221-8BB7-6E2A3D8A0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67F"/>
    <w:pPr>
      <w:spacing w:line="278" w:lineRule="auto"/>
    </w:pPr>
    <w:rPr>
      <w:rFonts w:eastAsiaTheme="minorEastAsia"/>
      <w:sz w:val="24"/>
      <w:szCs w:val="24"/>
    </w:rPr>
  </w:style>
  <w:style w:type="paragraph" w:styleId="Heading1">
    <w:name w:val="heading 1"/>
    <w:basedOn w:val="Normal"/>
    <w:next w:val="Normal"/>
    <w:link w:val="Heading1Char"/>
    <w:uiPriority w:val="9"/>
    <w:qFormat/>
    <w:rsid w:val="003306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6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6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6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6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6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6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6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6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6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67F"/>
    <w:rPr>
      <w:rFonts w:eastAsiaTheme="majorEastAsia" w:cstheme="majorBidi"/>
      <w:color w:val="272727" w:themeColor="text1" w:themeTint="D8"/>
    </w:rPr>
  </w:style>
  <w:style w:type="paragraph" w:styleId="Title">
    <w:name w:val="Title"/>
    <w:basedOn w:val="Normal"/>
    <w:next w:val="Normal"/>
    <w:link w:val="TitleChar"/>
    <w:uiPriority w:val="10"/>
    <w:qFormat/>
    <w:rsid w:val="00330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67F"/>
    <w:pPr>
      <w:spacing w:before="160"/>
      <w:jc w:val="center"/>
    </w:pPr>
    <w:rPr>
      <w:i/>
      <w:iCs/>
      <w:color w:val="404040" w:themeColor="text1" w:themeTint="BF"/>
    </w:rPr>
  </w:style>
  <w:style w:type="character" w:customStyle="1" w:styleId="QuoteChar">
    <w:name w:val="Quote Char"/>
    <w:basedOn w:val="DefaultParagraphFont"/>
    <w:link w:val="Quote"/>
    <w:uiPriority w:val="29"/>
    <w:rsid w:val="0033067F"/>
    <w:rPr>
      <w:i/>
      <w:iCs/>
      <w:color w:val="404040" w:themeColor="text1" w:themeTint="BF"/>
    </w:rPr>
  </w:style>
  <w:style w:type="paragraph" w:styleId="ListParagraph">
    <w:name w:val="List Paragraph"/>
    <w:basedOn w:val="Normal"/>
    <w:uiPriority w:val="34"/>
    <w:qFormat/>
    <w:rsid w:val="0033067F"/>
    <w:pPr>
      <w:ind w:left="720"/>
      <w:contextualSpacing/>
    </w:pPr>
  </w:style>
  <w:style w:type="character" w:styleId="IntenseEmphasis">
    <w:name w:val="Intense Emphasis"/>
    <w:basedOn w:val="DefaultParagraphFont"/>
    <w:uiPriority w:val="21"/>
    <w:qFormat/>
    <w:rsid w:val="0033067F"/>
    <w:rPr>
      <w:i/>
      <w:iCs/>
      <w:color w:val="2F5496" w:themeColor="accent1" w:themeShade="BF"/>
    </w:rPr>
  </w:style>
  <w:style w:type="paragraph" w:styleId="IntenseQuote">
    <w:name w:val="Intense Quote"/>
    <w:basedOn w:val="Normal"/>
    <w:next w:val="Normal"/>
    <w:link w:val="IntenseQuoteChar"/>
    <w:uiPriority w:val="30"/>
    <w:qFormat/>
    <w:rsid w:val="003306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67F"/>
    <w:rPr>
      <w:i/>
      <w:iCs/>
      <w:color w:val="2F5496" w:themeColor="accent1" w:themeShade="BF"/>
    </w:rPr>
  </w:style>
  <w:style w:type="character" w:styleId="IntenseReference">
    <w:name w:val="Intense Reference"/>
    <w:basedOn w:val="DefaultParagraphFont"/>
    <w:uiPriority w:val="32"/>
    <w:qFormat/>
    <w:rsid w:val="0033067F"/>
    <w:rPr>
      <w:b/>
      <w:bCs/>
      <w:smallCaps/>
      <w:color w:val="2F5496" w:themeColor="accent1" w:themeShade="BF"/>
      <w:spacing w:val="5"/>
    </w:rPr>
  </w:style>
  <w:style w:type="character" w:styleId="CommentReference">
    <w:name w:val="annotation reference"/>
    <w:basedOn w:val="DefaultParagraphFont"/>
    <w:uiPriority w:val="99"/>
    <w:semiHidden/>
    <w:unhideWhenUsed/>
    <w:rsid w:val="00643591"/>
    <w:rPr>
      <w:sz w:val="16"/>
      <w:szCs w:val="16"/>
    </w:rPr>
  </w:style>
  <w:style w:type="paragraph" w:styleId="CommentText">
    <w:name w:val="annotation text"/>
    <w:basedOn w:val="Normal"/>
    <w:link w:val="CommentTextChar"/>
    <w:uiPriority w:val="99"/>
    <w:unhideWhenUsed/>
    <w:rsid w:val="00643591"/>
    <w:pPr>
      <w:spacing w:line="240" w:lineRule="auto"/>
    </w:pPr>
    <w:rPr>
      <w:sz w:val="20"/>
      <w:szCs w:val="20"/>
    </w:rPr>
  </w:style>
  <w:style w:type="character" w:customStyle="1" w:styleId="CommentTextChar">
    <w:name w:val="Comment Text Char"/>
    <w:basedOn w:val="DefaultParagraphFont"/>
    <w:link w:val="CommentText"/>
    <w:uiPriority w:val="99"/>
    <w:rsid w:val="00643591"/>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643591"/>
    <w:rPr>
      <w:b/>
      <w:bCs/>
    </w:rPr>
  </w:style>
  <w:style w:type="character" w:customStyle="1" w:styleId="CommentSubjectChar">
    <w:name w:val="Comment Subject Char"/>
    <w:basedOn w:val="CommentTextChar"/>
    <w:link w:val="CommentSubject"/>
    <w:uiPriority w:val="99"/>
    <w:semiHidden/>
    <w:rsid w:val="00643591"/>
    <w:rPr>
      <w:rFonts w:eastAsiaTheme="minorEastAsia"/>
      <w:b/>
      <w:bCs/>
      <w:sz w:val="20"/>
      <w:szCs w:val="20"/>
    </w:rPr>
  </w:style>
  <w:style w:type="paragraph" w:styleId="Revision">
    <w:name w:val="Revision"/>
    <w:hidden/>
    <w:uiPriority w:val="99"/>
    <w:semiHidden/>
    <w:rsid w:val="00E66D0E"/>
    <w:pPr>
      <w:spacing w:after="0" w:line="240" w:lineRule="auto"/>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4636</TotalTime>
  <Pages>7</Pages>
  <Words>1544</Words>
  <Characters>8804</Characters>
  <Application>Microsoft Office Word</Application>
  <DocSecurity>0</DocSecurity>
  <Lines>73</Lines>
  <Paragraphs>20</Paragraphs>
  <ScaleCrop>false</ScaleCrop>
  <Company/>
  <LinksUpToDate>false</LinksUpToDate>
  <CharactersWithSpaces>10328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Biddiscombe</dc:creator>
  <cp:keywords/>
  <dc:description/>
  <cp:lastModifiedBy>G Zurawell</cp:lastModifiedBy>
  <cp:revision>222</cp:revision>
  <dcterms:created xsi:type="dcterms:W3CDTF">2026-05-19T20:43:00Z</dcterms:created>
  <dcterms:modified xsi:type="dcterms:W3CDTF">2026-06-18T18:46:00Z</dcterms:modified>
</cp:coreProperties>
</file>